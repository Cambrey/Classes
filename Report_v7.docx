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65186795"/>
        <w:docPartObj>
          <w:docPartGallery w:val="Cover Pages"/>
          <w:docPartUnique/>
        </w:docPartObj>
      </w:sdtPr>
      <w:sdtContent>
        <w:p w14:paraId="1E251967" w14:textId="08B46062" w:rsidR="003A75AA" w:rsidRDefault="003A75AA">
          <w:r>
            <w:rPr>
              <w:noProof/>
            </w:rPr>
            <mc:AlternateContent>
              <mc:Choice Requires="wps">
                <w:drawing>
                  <wp:anchor distT="0" distB="0" distL="114300" distR="114300" simplePos="0" relativeHeight="251659264" behindDoc="0" locked="0" layoutInCell="1" allowOverlap="1" wp14:anchorId="72467E37" wp14:editId="1564E5E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14A04" w14:paraId="00FBA00F" w14:textId="77777777">
                                  <w:trPr>
                                    <w:jc w:val="center"/>
                                  </w:trPr>
                                  <w:tc>
                                    <w:tcPr>
                                      <w:tcW w:w="2568" w:type="pct"/>
                                      <w:vAlign w:val="center"/>
                                    </w:tcPr>
                                    <w:p w14:paraId="30F60CF9" w14:textId="77777777" w:rsidR="00514A04" w:rsidRDefault="00514A04">
                                      <w:pPr>
                                        <w:jc w:val="right"/>
                                      </w:pPr>
                                      <w:r>
                                        <w:rPr>
                                          <w:noProof/>
                                        </w:rPr>
                                        <w:drawing>
                                          <wp:inline distT="0" distB="0" distL="0" distR="0" wp14:anchorId="486D917F" wp14:editId="2E739A9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A5C7E94" w14:textId="3384DF88" w:rsidR="00514A04" w:rsidRDefault="00514A04">
                                          <w:pPr>
                                            <w:pStyle w:val="NoSpacing"/>
                                            <w:spacing w:line="312" w:lineRule="auto"/>
                                            <w:jc w:val="right"/>
                                            <w:rPr>
                                              <w:caps/>
                                              <w:color w:val="191919" w:themeColor="text1" w:themeTint="E6"/>
                                              <w:sz w:val="72"/>
                                              <w:szCs w:val="72"/>
                                            </w:rPr>
                                          </w:pPr>
                                          <w:r>
                                            <w:rPr>
                                              <w:caps/>
                                              <w:color w:val="191919" w:themeColor="text1" w:themeTint="E6"/>
                                              <w:sz w:val="72"/>
                                              <w:szCs w:val="72"/>
                                            </w:rPr>
                                            <w:t>Predicting Bank Loan Default</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970D099" w14:textId="2CDC4880" w:rsidR="00514A04" w:rsidRDefault="00514A04" w:rsidP="005161CE">
                                          <w:pPr>
                                            <w:jc w:val="right"/>
                                            <w:rPr>
                                              <w:sz w:val="24"/>
                                              <w:szCs w:val="24"/>
                                            </w:rPr>
                                          </w:pPr>
                                          <w:r>
                                            <w:rPr>
                                              <w:b/>
                                              <w:color w:val="000000" w:themeColor="text1"/>
                                              <w:sz w:val="24"/>
                                              <w:szCs w:val="24"/>
                                            </w:rPr>
                                            <w:t>Instructor: Prof. Keying Ye</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FD6F65A" w14:textId="7C0DDCE5" w:rsidR="00514A04" w:rsidRDefault="00FD2C38">
                                          <w:pPr>
                                            <w:rPr>
                                              <w:color w:val="000000" w:themeColor="text1"/>
                                            </w:rPr>
                                          </w:pPr>
                                          <w:r>
                                            <w:rPr>
                                              <w:color w:val="000000" w:themeColor="text1"/>
                                            </w:rPr>
                                            <w:t xml:space="preserve">Group project report for </w:t>
                                          </w:r>
                                          <w:r w:rsidR="00514A04">
                                            <w:rPr>
                                              <w:color w:val="000000" w:themeColor="text1"/>
                                            </w:rPr>
                                            <w:t xml:space="preserve">partial fulfillment of the course.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B59F8F" w14:textId="6285FB78" w:rsidR="00514A04" w:rsidRDefault="00514A04">
                                          <w:pPr>
                                            <w:pStyle w:val="NoSpacing"/>
                                            <w:rPr>
                                              <w:color w:val="ED7D31" w:themeColor="accent2"/>
                                              <w:sz w:val="26"/>
                                              <w:szCs w:val="26"/>
                                            </w:rPr>
                                          </w:pPr>
                                          <w:r>
                                            <w:rPr>
                                              <w:color w:val="ED7D31" w:themeColor="accent2"/>
                                              <w:sz w:val="26"/>
                                              <w:szCs w:val="26"/>
                                            </w:rPr>
                                            <w:t xml:space="preserve">Ambassador </w:t>
                                          </w:r>
                                          <w:proofErr w:type="spellStart"/>
                                          <w:r>
                                            <w:rPr>
                                              <w:color w:val="ED7D31" w:themeColor="accent2"/>
                                              <w:sz w:val="26"/>
                                              <w:szCs w:val="26"/>
                                            </w:rPr>
                                            <w:t>Negash</w:t>
                                          </w:r>
                                          <w:proofErr w:type="spellEnd"/>
                                          <w:r>
                                            <w:rPr>
                                              <w:color w:val="ED7D31" w:themeColor="accent2"/>
                                              <w:sz w:val="26"/>
                                              <w:szCs w:val="26"/>
                                            </w:rPr>
                                            <w:t>, Cambrey Sullivan, Kevin Sablan and Roxanne Salinas</w:t>
                                          </w:r>
                                        </w:p>
                                      </w:sdtContent>
                                    </w:sdt>
                                    <w:p w14:paraId="16B6E1A8" w14:textId="11194328" w:rsidR="00514A04" w:rsidRDefault="00514A04" w:rsidP="003A75AA">
                                      <w:pPr>
                                        <w:pStyle w:val="NoSpacing"/>
                                      </w:pPr>
                                      <w:sdt>
                                        <w:sdtPr>
                                          <w:rPr>
                                            <w:color w:val="000000" w:themeColor="text1"/>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5161CE">
                                            <w:rPr>
                                              <w:color w:val="000000" w:themeColor="text1"/>
                                              <w:sz w:val="24"/>
                                              <w:szCs w:val="24"/>
                                            </w:rPr>
                                            <w:t>Advanced Statistical Learning and Data Mining- Fall,2019</w:t>
                                          </w:r>
                                        </w:sdtContent>
                                      </w:sdt>
                                    </w:p>
                                  </w:tc>
                                </w:tr>
                              </w:tbl>
                              <w:p w14:paraId="50381180" w14:textId="77777777" w:rsidR="00514A04" w:rsidRDefault="00514A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467E3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14A04" w14:paraId="00FBA00F" w14:textId="77777777">
                            <w:trPr>
                              <w:jc w:val="center"/>
                            </w:trPr>
                            <w:tc>
                              <w:tcPr>
                                <w:tcW w:w="2568" w:type="pct"/>
                                <w:vAlign w:val="center"/>
                              </w:tcPr>
                              <w:p w14:paraId="30F60CF9" w14:textId="77777777" w:rsidR="00514A04" w:rsidRDefault="00514A04">
                                <w:pPr>
                                  <w:jc w:val="right"/>
                                </w:pPr>
                                <w:r>
                                  <w:rPr>
                                    <w:noProof/>
                                  </w:rPr>
                                  <w:drawing>
                                    <wp:inline distT="0" distB="0" distL="0" distR="0" wp14:anchorId="486D917F" wp14:editId="2E739A97">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A5C7E94" w14:textId="3384DF88" w:rsidR="00514A04" w:rsidRDefault="00514A04">
                                    <w:pPr>
                                      <w:pStyle w:val="NoSpacing"/>
                                      <w:spacing w:line="312" w:lineRule="auto"/>
                                      <w:jc w:val="right"/>
                                      <w:rPr>
                                        <w:caps/>
                                        <w:color w:val="191919" w:themeColor="text1" w:themeTint="E6"/>
                                        <w:sz w:val="72"/>
                                        <w:szCs w:val="72"/>
                                      </w:rPr>
                                    </w:pPr>
                                    <w:r>
                                      <w:rPr>
                                        <w:caps/>
                                        <w:color w:val="191919" w:themeColor="text1" w:themeTint="E6"/>
                                        <w:sz w:val="72"/>
                                        <w:szCs w:val="72"/>
                                      </w:rPr>
                                      <w:t>Predicting Bank Loan Default</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970D099" w14:textId="2CDC4880" w:rsidR="00514A04" w:rsidRDefault="00514A04" w:rsidP="005161CE">
                                    <w:pPr>
                                      <w:jc w:val="right"/>
                                      <w:rPr>
                                        <w:sz w:val="24"/>
                                        <w:szCs w:val="24"/>
                                      </w:rPr>
                                    </w:pPr>
                                    <w:r>
                                      <w:rPr>
                                        <w:b/>
                                        <w:color w:val="000000" w:themeColor="text1"/>
                                        <w:sz w:val="24"/>
                                        <w:szCs w:val="24"/>
                                      </w:rPr>
                                      <w:t>Instructor: Prof. Keying Ye</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FD6F65A" w14:textId="7C0DDCE5" w:rsidR="00514A04" w:rsidRDefault="00FD2C38">
                                    <w:pPr>
                                      <w:rPr>
                                        <w:color w:val="000000" w:themeColor="text1"/>
                                      </w:rPr>
                                    </w:pPr>
                                    <w:r>
                                      <w:rPr>
                                        <w:color w:val="000000" w:themeColor="text1"/>
                                      </w:rPr>
                                      <w:t xml:space="preserve">Group project report for </w:t>
                                    </w:r>
                                    <w:r w:rsidR="00514A04">
                                      <w:rPr>
                                        <w:color w:val="000000" w:themeColor="text1"/>
                                      </w:rPr>
                                      <w:t xml:space="preserve">partial fulfillment of the course.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B59F8F" w14:textId="6285FB78" w:rsidR="00514A04" w:rsidRDefault="00514A04">
                                    <w:pPr>
                                      <w:pStyle w:val="NoSpacing"/>
                                      <w:rPr>
                                        <w:color w:val="ED7D31" w:themeColor="accent2"/>
                                        <w:sz w:val="26"/>
                                        <w:szCs w:val="26"/>
                                      </w:rPr>
                                    </w:pPr>
                                    <w:r>
                                      <w:rPr>
                                        <w:color w:val="ED7D31" w:themeColor="accent2"/>
                                        <w:sz w:val="26"/>
                                        <w:szCs w:val="26"/>
                                      </w:rPr>
                                      <w:t xml:space="preserve">Ambassador </w:t>
                                    </w:r>
                                    <w:proofErr w:type="spellStart"/>
                                    <w:r>
                                      <w:rPr>
                                        <w:color w:val="ED7D31" w:themeColor="accent2"/>
                                        <w:sz w:val="26"/>
                                        <w:szCs w:val="26"/>
                                      </w:rPr>
                                      <w:t>Negash</w:t>
                                    </w:r>
                                    <w:proofErr w:type="spellEnd"/>
                                    <w:r>
                                      <w:rPr>
                                        <w:color w:val="ED7D31" w:themeColor="accent2"/>
                                        <w:sz w:val="26"/>
                                        <w:szCs w:val="26"/>
                                      </w:rPr>
                                      <w:t>, Cambrey Sullivan, Kevin Sablan and Roxanne Salinas</w:t>
                                    </w:r>
                                  </w:p>
                                </w:sdtContent>
                              </w:sdt>
                              <w:p w14:paraId="16B6E1A8" w14:textId="11194328" w:rsidR="00514A04" w:rsidRDefault="00514A04" w:rsidP="003A75AA">
                                <w:pPr>
                                  <w:pStyle w:val="NoSpacing"/>
                                </w:pPr>
                                <w:sdt>
                                  <w:sdtPr>
                                    <w:rPr>
                                      <w:color w:val="000000" w:themeColor="text1"/>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5161CE">
                                      <w:rPr>
                                        <w:color w:val="000000" w:themeColor="text1"/>
                                        <w:sz w:val="24"/>
                                        <w:szCs w:val="24"/>
                                      </w:rPr>
                                      <w:t>Advanced Statistical Learning and Data Mining- Fall,2019</w:t>
                                    </w:r>
                                  </w:sdtContent>
                                </w:sdt>
                              </w:p>
                            </w:tc>
                          </w:tr>
                        </w:tbl>
                        <w:p w14:paraId="50381180" w14:textId="77777777" w:rsidR="00514A04" w:rsidRDefault="00514A04"/>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385323624"/>
        <w:docPartObj>
          <w:docPartGallery w:val="Table of Contents"/>
          <w:docPartUnique/>
        </w:docPartObj>
      </w:sdtPr>
      <w:sdtEndPr>
        <w:rPr>
          <w:b/>
          <w:bCs/>
          <w:noProof/>
        </w:rPr>
      </w:sdtEndPr>
      <w:sdtContent>
        <w:p w14:paraId="54C191F3" w14:textId="3BDCBC00" w:rsidR="002125C3" w:rsidRDefault="002125C3">
          <w:pPr>
            <w:pStyle w:val="TOCHeading"/>
          </w:pPr>
          <w:r>
            <w:t>Table of Contents</w:t>
          </w:r>
        </w:p>
        <w:p w14:paraId="23B49C14" w14:textId="58F7F6A5" w:rsidR="003D74CC" w:rsidRDefault="002125C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440337" w:history="1">
            <w:r w:rsidR="003D74CC" w:rsidRPr="00EA0F25">
              <w:rPr>
                <w:rStyle w:val="Hyperlink"/>
                <w:rFonts w:eastAsia="Times New Roman"/>
                <w:noProof/>
              </w:rPr>
              <w:t>List of Tables</w:t>
            </w:r>
            <w:r w:rsidR="003D74CC">
              <w:rPr>
                <w:noProof/>
                <w:webHidden/>
              </w:rPr>
              <w:tab/>
            </w:r>
            <w:r w:rsidR="003D74CC">
              <w:rPr>
                <w:noProof/>
                <w:webHidden/>
              </w:rPr>
              <w:fldChar w:fldCharType="begin"/>
            </w:r>
            <w:r w:rsidR="003D74CC">
              <w:rPr>
                <w:noProof/>
                <w:webHidden/>
              </w:rPr>
              <w:instrText xml:space="preserve"> PAGEREF _Toc26440337 \h </w:instrText>
            </w:r>
            <w:r w:rsidR="003D74CC">
              <w:rPr>
                <w:noProof/>
                <w:webHidden/>
              </w:rPr>
            </w:r>
            <w:r w:rsidR="003D74CC">
              <w:rPr>
                <w:noProof/>
                <w:webHidden/>
              </w:rPr>
              <w:fldChar w:fldCharType="separate"/>
            </w:r>
            <w:r w:rsidR="00656AFB">
              <w:rPr>
                <w:noProof/>
                <w:webHidden/>
              </w:rPr>
              <w:t>i</w:t>
            </w:r>
            <w:r w:rsidR="003D74CC">
              <w:rPr>
                <w:noProof/>
                <w:webHidden/>
              </w:rPr>
              <w:fldChar w:fldCharType="end"/>
            </w:r>
          </w:hyperlink>
        </w:p>
        <w:p w14:paraId="62D4761E" w14:textId="6ED7E350" w:rsidR="003D74CC" w:rsidRDefault="00514A04">
          <w:pPr>
            <w:pStyle w:val="TOC1"/>
            <w:tabs>
              <w:tab w:val="right" w:leader="dot" w:pos="9350"/>
            </w:tabs>
            <w:rPr>
              <w:rFonts w:eastAsiaTheme="minorEastAsia"/>
              <w:noProof/>
            </w:rPr>
          </w:pPr>
          <w:hyperlink w:anchor="_Toc26440338" w:history="1">
            <w:r w:rsidR="003D74CC" w:rsidRPr="00EA0F25">
              <w:rPr>
                <w:rStyle w:val="Hyperlink"/>
                <w:rFonts w:eastAsia="Times New Roman"/>
                <w:noProof/>
              </w:rPr>
              <w:t>List of Figures</w:t>
            </w:r>
            <w:r w:rsidR="003D74CC">
              <w:rPr>
                <w:noProof/>
                <w:webHidden/>
              </w:rPr>
              <w:tab/>
            </w:r>
            <w:r w:rsidR="003D74CC">
              <w:rPr>
                <w:noProof/>
                <w:webHidden/>
              </w:rPr>
              <w:fldChar w:fldCharType="begin"/>
            </w:r>
            <w:r w:rsidR="003D74CC">
              <w:rPr>
                <w:noProof/>
                <w:webHidden/>
              </w:rPr>
              <w:instrText xml:space="preserve"> PAGEREF _Toc26440338 \h </w:instrText>
            </w:r>
            <w:r w:rsidR="003D74CC">
              <w:rPr>
                <w:noProof/>
                <w:webHidden/>
              </w:rPr>
            </w:r>
            <w:r w:rsidR="003D74CC">
              <w:rPr>
                <w:noProof/>
                <w:webHidden/>
              </w:rPr>
              <w:fldChar w:fldCharType="separate"/>
            </w:r>
            <w:r w:rsidR="00656AFB">
              <w:rPr>
                <w:noProof/>
                <w:webHidden/>
              </w:rPr>
              <w:t>ii</w:t>
            </w:r>
            <w:r w:rsidR="003D74CC">
              <w:rPr>
                <w:noProof/>
                <w:webHidden/>
              </w:rPr>
              <w:fldChar w:fldCharType="end"/>
            </w:r>
          </w:hyperlink>
        </w:p>
        <w:p w14:paraId="0BC44859" w14:textId="4580B77C" w:rsidR="003D74CC" w:rsidRDefault="00514A04">
          <w:pPr>
            <w:pStyle w:val="TOC1"/>
            <w:tabs>
              <w:tab w:val="left" w:pos="440"/>
              <w:tab w:val="right" w:leader="dot" w:pos="9350"/>
            </w:tabs>
            <w:rPr>
              <w:rFonts w:eastAsiaTheme="minorEastAsia"/>
              <w:noProof/>
            </w:rPr>
          </w:pPr>
          <w:hyperlink w:anchor="_Toc26440339" w:history="1">
            <w:r w:rsidR="003D74CC" w:rsidRPr="00EA0F25">
              <w:rPr>
                <w:rStyle w:val="Hyperlink"/>
                <w:rFonts w:eastAsia="Times New Roman"/>
                <w:noProof/>
              </w:rPr>
              <w:t>1.</w:t>
            </w:r>
            <w:r w:rsidR="003D74CC">
              <w:rPr>
                <w:rFonts w:eastAsiaTheme="minorEastAsia"/>
                <w:noProof/>
              </w:rPr>
              <w:tab/>
            </w:r>
            <w:r w:rsidR="003D74CC" w:rsidRPr="00EA0F25">
              <w:rPr>
                <w:rStyle w:val="Hyperlink"/>
                <w:rFonts w:eastAsia="Times New Roman"/>
                <w:noProof/>
              </w:rPr>
              <w:t>Introduction</w:t>
            </w:r>
            <w:r w:rsidR="003D74CC">
              <w:rPr>
                <w:noProof/>
                <w:webHidden/>
              </w:rPr>
              <w:tab/>
            </w:r>
            <w:r w:rsidR="003D74CC">
              <w:rPr>
                <w:noProof/>
                <w:webHidden/>
              </w:rPr>
              <w:fldChar w:fldCharType="begin"/>
            </w:r>
            <w:r w:rsidR="003D74CC">
              <w:rPr>
                <w:noProof/>
                <w:webHidden/>
              </w:rPr>
              <w:instrText xml:space="preserve"> PAGEREF _Toc26440339 \h </w:instrText>
            </w:r>
            <w:r w:rsidR="003D74CC">
              <w:rPr>
                <w:noProof/>
                <w:webHidden/>
              </w:rPr>
            </w:r>
            <w:r w:rsidR="003D74CC">
              <w:rPr>
                <w:noProof/>
                <w:webHidden/>
              </w:rPr>
              <w:fldChar w:fldCharType="separate"/>
            </w:r>
            <w:r w:rsidR="00656AFB">
              <w:rPr>
                <w:noProof/>
                <w:webHidden/>
              </w:rPr>
              <w:t>1</w:t>
            </w:r>
            <w:r w:rsidR="003D74CC">
              <w:rPr>
                <w:noProof/>
                <w:webHidden/>
              </w:rPr>
              <w:fldChar w:fldCharType="end"/>
            </w:r>
          </w:hyperlink>
        </w:p>
        <w:p w14:paraId="041843F2" w14:textId="0C959186" w:rsidR="003D74CC" w:rsidRDefault="00514A04">
          <w:pPr>
            <w:pStyle w:val="TOC1"/>
            <w:tabs>
              <w:tab w:val="left" w:pos="440"/>
              <w:tab w:val="right" w:leader="dot" w:pos="9350"/>
            </w:tabs>
            <w:rPr>
              <w:rFonts w:eastAsiaTheme="minorEastAsia"/>
              <w:noProof/>
            </w:rPr>
          </w:pPr>
          <w:hyperlink w:anchor="_Toc26440340" w:history="1">
            <w:r w:rsidR="003D74CC" w:rsidRPr="00EA0F25">
              <w:rPr>
                <w:rStyle w:val="Hyperlink"/>
                <w:rFonts w:eastAsia="Times New Roman"/>
                <w:noProof/>
              </w:rPr>
              <w:t>2.</w:t>
            </w:r>
            <w:r w:rsidR="003D74CC">
              <w:rPr>
                <w:rFonts w:eastAsiaTheme="minorEastAsia"/>
                <w:noProof/>
              </w:rPr>
              <w:tab/>
            </w:r>
            <w:r w:rsidR="003D74CC" w:rsidRPr="00EA0F25">
              <w:rPr>
                <w:rStyle w:val="Hyperlink"/>
                <w:rFonts w:eastAsia="Times New Roman"/>
                <w:noProof/>
              </w:rPr>
              <w:t>Exploratory Data analysis</w:t>
            </w:r>
            <w:r w:rsidR="003D74CC">
              <w:rPr>
                <w:noProof/>
                <w:webHidden/>
              </w:rPr>
              <w:tab/>
            </w:r>
            <w:r w:rsidR="003D74CC">
              <w:rPr>
                <w:noProof/>
                <w:webHidden/>
              </w:rPr>
              <w:fldChar w:fldCharType="begin"/>
            </w:r>
            <w:r w:rsidR="003D74CC">
              <w:rPr>
                <w:noProof/>
                <w:webHidden/>
              </w:rPr>
              <w:instrText xml:space="preserve"> PAGEREF _Toc26440340 \h </w:instrText>
            </w:r>
            <w:r w:rsidR="003D74CC">
              <w:rPr>
                <w:noProof/>
                <w:webHidden/>
              </w:rPr>
            </w:r>
            <w:r w:rsidR="003D74CC">
              <w:rPr>
                <w:noProof/>
                <w:webHidden/>
              </w:rPr>
              <w:fldChar w:fldCharType="separate"/>
            </w:r>
            <w:r w:rsidR="00656AFB">
              <w:rPr>
                <w:noProof/>
                <w:webHidden/>
              </w:rPr>
              <w:t>2</w:t>
            </w:r>
            <w:r w:rsidR="003D74CC">
              <w:rPr>
                <w:noProof/>
                <w:webHidden/>
              </w:rPr>
              <w:fldChar w:fldCharType="end"/>
            </w:r>
          </w:hyperlink>
        </w:p>
        <w:p w14:paraId="31F34493" w14:textId="2EE95844" w:rsidR="003D74CC" w:rsidRDefault="00514A04">
          <w:pPr>
            <w:pStyle w:val="TOC2"/>
            <w:tabs>
              <w:tab w:val="right" w:leader="dot" w:pos="9350"/>
            </w:tabs>
            <w:rPr>
              <w:rFonts w:eastAsiaTheme="minorEastAsia"/>
              <w:noProof/>
            </w:rPr>
          </w:pPr>
          <w:hyperlink w:anchor="_Toc26440341" w:history="1">
            <w:r w:rsidR="003D74CC" w:rsidRPr="00EA0F25">
              <w:rPr>
                <w:rStyle w:val="Hyperlink"/>
                <w:rFonts w:eastAsia="Times New Roman"/>
                <w:noProof/>
              </w:rPr>
              <w:t>2.1 The Response Variable</w:t>
            </w:r>
            <w:r w:rsidR="003D74CC">
              <w:rPr>
                <w:noProof/>
                <w:webHidden/>
              </w:rPr>
              <w:tab/>
            </w:r>
            <w:r w:rsidR="003D74CC">
              <w:rPr>
                <w:noProof/>
                <w:webHidden/>
              </w:rPr>
              <w:fldChar w:fldCharType="begin"/>
            </w:r>
            <w:r w:rsidR="003D74CC">
              <w:rPr>
                <w:noProof/>
                <w:webHidden/>
              </w:rPr>
              <w:instrText xml:space="preserve"> PAGEREF _Toc26440341 \h </w:instrText>
            </w:r>
            <w:r w:rsidR="003D74CC">
              <w:rPr>
                <w:noProof/>
                <w:webHidden/>
              </w:rPr>
            </w:r>
            <w:r w:rsidR="003D74CC">
              <w:rPr>
                <w:noProof/>
                <w:webHidden/>
              </w:rPr>
              <w:fldChar w:fldCharType="separate"/>
            </w:r>
            <w:r w:rsidR="00656AFB">
              <w:rPr>
                <w:noProof/>
                <w:webHidden/>
              </w:rPr>
              <w:t>2</w:t>
            </w:r>
            <w:r w:rsidR="003D74CC">
              <w:rPr>
                <w:noProof/>
                <w:webHidden/>
              </w:rPr>
              <w:fldChar w:fldCharType="end"/>
            </w:r>
          </w:hyperlink>
        </w:p>
        <w:p w14:paraId="5C9A94F1" w14:textId="4AB570E1" w:rsidR="003D74CC" w:rsidRDefault="00514A04">
          <w:pPr>
            <w:pStyle w:val="TOC2"/>
            <w:tabs>
              <w:tab w:val="right" w:leader="dot" w:pos="9350"/>
            </w:tabs>
            <w:rPr>
              <w:rFonts w:eastAsiaTheme="minorEastAsia"/>
              <w:noProof/>
            </w:rPr>
          </w:pPr>
          <w:hyperlink w:anchor="_Toc26440342" w:history="1">
            <w:r w:rsidR="003D74CC" w:rsidRPr="00EA0F25">
              <w:rPr>
                <w:rStyle w:val="Hyperlink"/>
                <w:rFonts w:eastAsia="Times New Roman"/>
                <w:noProof/>
              </w:rPr>
              <w:t>2.2 Explanatory Variables</w:t>
            </w:r>
            <w:r w:rsidR="003D74CC">
              <w:rPr>
                <w:noProof/>
                <w:webHidden/>
              </w:rPr>
              <w:tab/>
            </w:r>
            <w:r w:rsidR="003D74CC">
              <w:rPr>
                <w:noProof/>
                <w:webHidden/>
              </w:rPr>
              <w:fldChar w:fldCharType="begin"/>
            </w:r>
            <w:r w:rsidR="003D74CC">
              <w:rPr>
                <w:noProof/>
                <w:webHidden/>
              </w:rPr>
              <w:instrText xml:space="preserve"> PAGEREF _Toc26440342 \h </w:instrText>
            </w:r>
            <w:r w:rsidR="003D74CC">
              <w:rPr>
                <w:noProof/>
                <w:webHidden/>
              </w:rPr>
            </w:r>
            <w:r w:rsidR="003D74CC">
              <w:rPr>
                <w:noProof/>
                <w:webHidden/>
              </w:rPr>
              <w:fldChar w:fldCharType="separate"/>
            </w:r>
            <w:r w:rsidR="00656AFB">
              <w:rPr>
                <w:noProof/>
                <w:webHidden/>
              </w:rPr>
              <w:t>2</w:t>
            </w:r>
            <w:r w:rsidR="003D74CC">
              <w:rPr>
                <w:noProof/>
                <w:webHidden/>
              </w:rPr>
              <w:fldChar w:fldCharType="end"/>
            </w:r>
          </w:hyperlink>
        </w:p>
        <w:p w14:paraId="3150BDB7" w14:textId="274E1E67" w:rsidR="003D74CC" w:rsidRDefault="00514A04">
          <w:pPr>
            <w:pStyle w:val="TOC1"/>
            <w:tabs>
              <w:tab w:val="right" w:leader="dot" w:pos="9350"/>
            </w:tabs>
            <w:rPr>
              <w:rFonts w:eastAsiaTheme="minorEastAsia"/>
              <w:noProof/>
            </w:rPr>
          </w:pPr>
          <w:hyperlink w:anchor="_Toc26440343" w:history="1">
            <w:r w:rsidR="003D74CC" w:rsidRPr="00EA0F25">
              <w:rPr>
                <w:rStyle w:val="Hyperlink"/>
                <w:rFonts w:eastAsia="Times New Roman"/>
                <w:noProof/>
              </w:rPr>
              <w:t>3. Classification Models</w:t>
            </w:r>
            <w:r w:rsidR="003D74CC">
              <w:rPr>
                <w:noProof/>
                <w:webHidden/>
              </w:rPr>
              <w:tab/>
            </w:r>
            <w:r w:rsidR="003D74CC">
              <w:rPr>
                <w:noProof/>
                <w:webHidden/>
              </w:rPr>
              <w:fldChar w:fldCharType="begin"/>
            </w:r>
            <w:r w:rsidR="003D74CC">
              <w:rPr>
                <w:noProof/>
                <w:webHidden/>
              </w:rPr>
              <w:instrText xml:space="preserve"> PAGEREF _Toc26440343 \h </w:instrText>
            </w:r>
            <w:r w:rsidR="003D74CC">
              <w:rPr>
                <w:noProof/>
                <w:webHidden/>
              </w:rPr>
            </w:r>
            <w:r w:rsidR="003D74CC">
              <w:rPr>
                <w:noProof/>
                <w:webHidden/>
              </w:rPr>
              <w:fldChar w:fldCharType="separate"/>
            </w:r>
            <w:r w:rsidR="00656AFB">
              <w:rPr>
                <w:noProof/>
                <w:webHidden/>
              </w:rPr>
              <w:t>5</w:t>
            </w:r>
            <w:r w:rsidR="003D74CC">
              <w:rPr>
                <w:noProof/>
                <w:webHidden/>
              </w:rPr>
              <w:fldChar w:fldCharType="end"/>
            </w:r>
          </w:hyperlink>
        </w:p>
        <w:p w14:paraId="018AD8FF" w14:textId="1B5D1E47" w:rsidR="003D74CC" w:rsidRDefault="00514A04">
          <w:pPr>
            <w:pStyle w:val="TOC2"/>
            <w:tabs>
              <w:tab w:val="right" w:leader="dot" w:pos="9350"/>
            </w:tabs>
            <w:rPr>
              <w:rFonts w:eastAsiaTheme="minorEastAsia"/>
              <w:noProof/>
            </w:rPr>
          </w:pPr>
          <w:hyperlink w:anchor="_Toc26440344" w:history="1">
            <w:r w:rsidR="003D74CC" w:rsidRPr="00EA0F25">
              <w:rPr>
                <w:rStyle w:val="Hyperlink"/>
                <w:rFonts w:eastAsia="Times New Roman"/>
                <w:noProof/>
              </w:rPr>
              <w:t>3.1 Logistic Regression without Regularization</w:t>
            </w:r>
            <w:r w:rsidR="003D74CC">
              <w:rPr>
                <w:noProof/>
                <w:webHidden/>
              </w:rPr>
              <w:tab/>
            </w:r>
            <w:r w:rsidR="003D74CC">
              <w:rPr>
                <w:noProof/>
                <w:webHidden/>
              </w:rPr>
              <w:fldChar w:fldCharType="begin"/>
            </w:r>
            <w:r w:rsidR="003D74CC">
              <w:rPr>
                <w:noProof/>
                <w:webHidden/>
              </w:rPr>
              <w:instrText xml:space="preserve"> PAGEREF _Toc26440344 \h </w:instrText>
            </w:r>
            <w:r w:rsidR="003D74CC">
              <w:rPr>
                <w:noProof/>
                <w:webHidden/>
              </w:rPr>
            </w:r>
            <w:r w:rsidR="003D74CC">
              <w:rPr>
                <w:noProof/>
                <w:webHidden/>
              </w:rPr>
              <w:fldChar w:fldCharType="separate"/>
            </w:r>
            <w:r w:rsidR="00656AFB">
              <w:rPr>
                <w:noProof/>
                <w:webHidden/>
              </w:rPr>
              <w:t>5</w:t>
            </w:r>
            <w:r w:rsidR="003D74CC">
              <w:rPr>
                <w:noProof/>
                <w:webHidden/>
              </w:rPr>
              <w:fldChar w:fldCharType="end"/>
            </w:r>
          </w:hyperlink>
        </w:p>
        <w:p w14:paraId="46B35500" w14:textId="6C81C230" w:rsidR="003D74CC" w:rsidRDefault="00514A04">
          <w:pPr>
            <w:pStyle w:val="TOC2"/>
            <w:tabs>
              <w:tab w:val="right" w:leader="dot" w:pos="9350"/>
            </w:tabs>
            <w:rPr>
              <w:rFonts w:eastAsiaTheme="minorEastAsia"/>
              <w:noProof/>
            </w:rPr>
          </w:pPr>
          <w:hyperlink w:anchor="_Toc26440345" w:history="1">
            <w:r w:rsidR="003D74CC" w:rsidRPr="00EA0F25">
              <w:rPr>
                <w:rStyle w:val="Hyperlink"/>
                <w:rFonts w:eastAsia="Times New Roman"/>
                <w:noProof/>
              </w:rPr>
              <w:t xml:space="preserve">3.2 </w:t>
            </w:r>
            <w:r w:rsidR="00FD2C38">
              <w:rPr>
                <w:rStyle w:val="Hyperlink"/>
                <w:rFonts w:eastAsia="Times New Roman"/>
                <w:noProof/>
              </w:rPr>
              <w:t>Logistic</w:t>
            </w:r>
            <w:r w:rsidR="003D74CC" w:rsidRPr="00EA0F25">
              <w:rPr>
                <w:rStyle w:val="Hyperlink"/>
                <w:rFonts w:eastAsia="Times New Roman"/>
                <w:noProof/>
              </w:rPr>
              <w:t xml:space="preserve"> Regression with Regularization</w:t>
            </w:r>
            <w:r w:rsidR="003D74CC">
              <w:rPr>
                <w:noProof/>
                <w:webHidden/>
              </w:rPr>
              <w:tab/>
            </w:r>
            <w:r w:rsidR="003D74CC">
              <w:rPr>
                <w:noProof/>
                <w:webHidden/>
              </w:rPr>
              <w:fldChar w:fldCharType="begin"/>
            </w:r>
            <w:r w:rsidR="003D74CC">
              <w:rPr>
                <w:noProof/>
                <w:webHidden/>
              </w:rPr>
              <w:instrText xml:space="preserve"> PAGEREF _Toc26440345 \h </w:instrText>
            </w:r>
            <w:r w:rsidR="003D74CC">
              <w:rPr>
                <w:noProof/>
                <w:webHidden/>
              </w:rPr>
            </w:r>
            <w:r w:rsidR="003D74CC">
              <w:rPr>
                <w:noProof/>
                <w:webHidden/>
              </w:rPr>
              <w:fldChar w:fldCharType="separate"/>
            </w:r>
            <w:r w:rsidR="00656AFB">
              <w:rPr>
                <w:noProof/>
                <w:webHidden/>
              </w:rPr>
              <w:t>7</w:t>
            </w:r>
            <w:r w:rsidR="003D74CC">
              <w:rPr>
                <w:noProof/>
                <w:webHidden/>
              </w:rPr>
              <w:fldChar w:fldCharType="end"/>
            </w:r>
          </w:hyperlink>
        </w:p>
        <w:p w14:paraId="68D0BAD7" w14:textId="2916AFC8" w:rsidR="003D74CC" w:rsidRDefault="00514A04">
          <w:pPr>
            <w:pStyle w:val="TOC3"/>
            <w:tabs>
              <w:tab w:val="right" w:leader="dot" w:pos="9350"/>
            </w:tabs>
            <w:rPr>
              <w:rFonts w:eastAsiaTheme="minorEastAsia"/>
              <w:noProof/>
            </w:rPr>
          </w:pPr>
          <w:hyperlink w:anchor="_Toc26440346" w:history="1">
            <w:r w:rsidR="003D74CC" w:rsidRPr="00EA0F25">
              <w:rPr>
                <w:rStyle w:val="Hyperlink"/>
                <w:rFonts w:eastAsia="Times New Roman"/>
                <w:noProof/>
              </w:rPr>
              <w:t xml:space="preserve">3.2.1 Ridge </w:t>
            </w:r>
            <w:r w:rsidR="00FD2C38">
              <w:rPr>
                <w:rStyle w:val="Hyperlink"/>
                <w:rFonts w:eastAsia="Times New Roman"/>
                <w:noProof/>
              </w:rPr>
              <w:t>Logistic</w:t>
            </w:r>
            <w:r w:rsidR="003D74CC" w:rsidRPr="00EA0F25">
              <w:rPr>
                <w:rStyle w:val="Hyperlink"/>
                <w:rFonts w:eastAsia="Times New Roman"/>
                <w:noProof/>
              </w:rPr>
              <w:t xml:space="preserve"> Regression</w:t>
            </w:r>
            <w:r w:rsidR="003D74CC">
              <w:rPr>
                <w:noProof/>
                <w:webHidden/>
              </w:rPr>
              <w:tab/>
            </w:r>
            <w:r w:rsidR="003D74CC">
              <w:rPr>
                <w:noProof/>
                <w:webHidden/>
              </w:rPr>
              <w:fldChar w:fldCharType="begin"/>
            </w:r>
            <w:r w:rsidR="003D74CC">
              <w:rPr>
                <w:noProof/>
                <w:webHidden/>
              </w:rPr>
              <w:instrText xml:space="preserve"> PAGEREF _Toc26440346 \h </w:instrText>
            </w:r>
            <w:r w:rsidR="003D74CC">
              <w:rPr>
                <w:noProof/>
                <w:webHidden/>
              </w:rPr>
            </w:r>
            <w:r w:rsidR="003D74CC">
              <w:rPr>
                <w:noProof/>
                <w:webHidden/>
              </w:rPr>
              <w:fldChar w:fldCharType="separate"/>
            </w:r>
            <w:r w:rsidR="00656AFB">
              <w:rPr>
                <w:noProof/>
                <w:webHidden/>
              </w:rPr>
              <w:t>7</w:t>
            </w:r>
            <w:r w:rsidR="003D74CC">
              <w:rPr>
                <w:noProof/>
                <w:webHidden/>
              </w:rPr>
              <w:fldChar w:fldCharType="end"/>
            </w:r>
          </w:hyperlink>
        </w:p>
        <w:p w14:paraId="2A9CA73E" w14:textId="63A0DB90" w:rsidR="003D74CC" w:rsidRDefault="00514A04">
          <w:pPr>
            <w:pStyle w:val="TOC3"/>
            <w:tabs>
              <w:tab w:val="right" w:leader="dot" w:pos="9350"/>
            </w:tabs>
            <w:rPr>
              <w:rFonts w:eastAsiaTheme="minorEastAsia"/>
              <w:noProof/>
            </w:rPr>
          </w:pPr>
          <w:hyperlink w:anchor="_Toc26440347" w:history="1">
            <w:r w:rsidR="003D74CC" w:rsidRPr="00EA0F25">
              <w:rPr>
                <w:rStyle w:val="Hyperlink"/>
                <w:rFonts w:eastAsia="Times New Roman"/>
                <w:noProof/>
              </w:rPr>
              <w:t xml:space="preserve">3.2.2 LASSO </w:t>
            </w:r>
            <w:r w:rsidR="00FD2C38">
              <w:rPr>
                <w:rStyle w:val="Hyperlink"/>
                <w:rFonts w:eastAsia="Times New Roman"/>
                <w:noProof/>
              </w:rPr>
              <w:t>Logistic</w:t>
            </w:r>
            <w:r w:rsidR="003D74CC" w:rsidRPr="00EA0F25">
              <w:rPr>
                <w:rStyle w:val="Hyperlink"/>
                <w:rFonts w:eastAsia="Times New Roman"/>
                <w:noProof/>
              </w:rPr>
              <w:t xml:space="preserve"> Regression</w:t>
            </w:r>
            <w:r w:rsidR="003D74CC">
              <w:rPr>
                <w:noProof/>
                <w:webHidden/>
              </w:rPr>
              <w:tab/>
            </w:r>
            <w:r w:rsidR="003D74CC">
              <w:rPr>
                <w:noProof/>
                <w:webHidden/>
              </w:rPr>
              <w:fldChar w:fldCharType="begin"/>
            </w:r>
            <w:r w:rsidR="003D74CC">
              <w:rPr>
                <w:noProof/>
                <w:webHidden/>
              </w:rPr>
              <w:instrText xml:space="preserve"> PAGEREF _Toc26440347 \h </w:instrText>
            </w:r>
            <w:r w:rsidR="003D74CC">
              <w:rPr>
                <w:noProof/>
                <w:webHidden/>
              </w:rPr>
            </w:r>
            <w:r w:rsidR="003D74CC">
              <w:rPr>
                <w:noProof/>
                <w:webHidden/>
              </w:rPr>
              <w:fldChar w:fldCharType="separate"/>
            </w:r>
            <w:r w:rsidR="00656AFB">
              <w:rPr>
                <w:noProof/>
                <w:webHidden/>
              </w:rPr>
              <w:t>12</w:t>
            </w:r>
            <w:r w:rsidR="003D74CC">
              <w:rPr>
                <w:noProof/>
                <w:webHidden/>
              </w:rPr>
              <w:fldChar w:fldCharType="end"/>
            </w:r>
          </w:hyperlink>
        </w:p>
        <w:p w14:paraId="56C8C6E5" w14:textId="75AF52A2" w:rsidR="003D74CC" w:rsidRDefault="00514A04">
          <w:pPr>
            <w:pStyle w:val="TOC3"/>
            <w:tabs>
              <w:tab w:val="right" w:leader="dot" w:pos="9350"/>
            </w:tabs>
            <w:rPr>
              <w:rFonts w:eastAsiaTheme="minorEastAsia"/>
              <w:noProof/>
            </w:rPr>
          </w:pPr>
          <w:hyperlink w:anchor="_Toc26440348" w:history="1">
            <w:r w:rsidR="003D74CC" w:rsidRPr="00EA0F25">
              <w:rPr>
                <w:rStyle w:val="Hyperlink"/>
                <w:rFonts w:eastAsia="Times New Roman"/>
                <w:noProof/>
              </w:rPr>
              <w:t xml:space="preserve">3.2.3 Elastic Net </w:t>
            </w:r>
            <w:r w:rsidR="00FD2C38">
              <w:rPr>
                <w:rStyle w:val="Hyperlink"/>
                <w:rFonts w:eastAsia="Times New Roman"/>
                <w:noProof/>
              </w:rPr>
              <w:t>Logistic</w:t>
            </w:r>
            <w:r w:rsidR="003D74CC" w:rsidRPr="00EA0F25">
              <w:rPr>
                <w:rStyle w:val="Hyperlink"/>
                <w:rFonts w:eastAsia="Times New Roman"/>
                <w:noProof/>
              </w:rPr>
              <w:t xml:space="preserve"> Regression</w:t>
            </w:r>
            <w:r w:rsidR="003D74CC">
              <w:rPr>
                <w:noProof/>
                <w:webHidden/>
              </w:rPr>
              <w:tab/>
            </w:r>
            <w:r w:rsidR="003D74CC">
              <w:rPr>
                <w:noProof/>
                <w:webHidden/>
              </w:rPr>
              <w:fldChar w:fldCharType="begin"/>
            </w:r>
            <w:r w:rsidR="003D74CC">
              <w:rPr>
                <w:noProof/>
                <w:webHidden/>
              </w:rPr>
              <w:instrText xml:space="preserve"> PAGEREF _Toc26440348 \h </w:instrText>
            </w:r>
            <w:r w:rsidR="003D74CC">
              <w:rPr>
                <w:noProof/>
                <w:webHidden/>
              </w:rPr>
            </w:r>
            <w:r w:rsidR="003D74CC">
              <w:rPr>
                <w:noProof/>
                <w:webHidden/>
              </w:rPr>
              <w:fldChar w:fldCharType="separate"/>
            </w:r>
            <w:r w:rsidR="00656AFB">
              <w:rPr>
                <w:noProof/>
                <w:webHidden/>
              </w:rPr>
              <w:t>16</w:t>
            </w:r>
            <w:r w:rsidR="003D74CC">
              <w:rPr>
                <w:noProof/>
                <w:webHidden/>
              </w:rPr>
              <w:fldChar w:fldCharType="end"/>
            </w:r>
          </w:hyperlink>
        </w:p>
        <w:p w14:paraId="6F832311" w14:textId="693CE463" w:rsidR="003D74CC" w:rsidRDefault="00514A04">
          <w:pPr>
            <w:pStyle w:val="TOC2"/>
            <w:tabs>
              <w:tab w:val="right" w:leader="dot" w:pos="9350"/>
            </w:tabs>
            <w:rPr>
              <w:rFonts w:eastAsiaTheme="minorEastAsia"/>
              <w:noProof/>
            </w:rPr>
          </w:pPr>
          <w:hyperlink w:anchor="_Toc26440349" w:history="1">
            <w:r w:rsidR="003D74CC" w:rsidRPr="00EA0F25">
              <w:rPr>
                <w:rStyle w:val="Hyperlink"/>
                <w:rFonts w:eastAsia="Times New Roman"/>
                <w:noProof/>
              </w:rPr>
              <w:t>3.3 Linear Discriminant Analysis</w:t>
            </w:r>
            <w:r w:rsidR="003D74CC">
              <w:rPr>
                <w:noProof/>
                <w:webHidden/>
              </w:rPr>
              <w:tab/>
            </w:r>
            <w:r w:rsidR="003D74CC">
              <w:rPr>
                <w:noProof/>
                <w:webHidden/>
              </w:rPr>
              <w:fldChar w:fldCharType="begin"/>
            </w:r>
            <w:r w:rsidR="003D74CC">
              <w:rPr>
                <w:noProof/>
                <w:webHidden/>
              </w:rPr>
              <w:instrText xml:space="preserve"> PAGEREF _Toc26440349 \h </w:instrText>
            </w:r>
            <w:r w:rsidR="003D74CC">
              <w:rPr>
                <w:noProof/>
                <w:webHidden/>
              </w:rPr>
            </w:r>
            <w:r w:rsidR="003D74CC">
              <w:rPr>
                <w:noProof/>
                <w:webHidden/>
              </w:rPr>
              <w:fldChar w:fldCharType="separate"/>
            </w:r>
            <w:r w:rsidR="00656AFB">
              <w:rPr>
                <w:noProof/>
                <w:webHidden/>
              </w:rPr>
              <w:t>21</w:t>
            </w:r>
            <w:r w:rsidR="003D74CC">
              <w:rPr>
                <w:noProof/>
                <w:webHidden/>
              </w:rPr>
              <w:fldChar w:fldCharType="end"/>
            </w:r>
          </w:hyperlink>
        </w:p>
        <w:p w14:paraId="14E54840" w14:textId="0F1A589C" w:rsidR="003D74CC" w:rsidRDefault="00514A04">
          <w:pPr>
            <w:pStyle w:val="TOC2"/>
            <w:tabs>
              <w:tab w:val="right" w:leader="dot" w:pos="9350"/>
            </w:tabs>
            <w:rPr>
              <w:rFonts w:eastAsiaTheme="minorEastAsia"/>
              <w:noProof/>
            </w:rPr>
          </w:pPr>
          <w:hyperlink w:anchor="_Toc26440350" w:history="1">
            <w:r w:rsidR="003D74CC" w:rsidRPr="00EA0F25">
              <w:rPr>
                <w:rStyle w:val="Hyperlink"/>
                <w:rFonts w:eastAsia="Times New Roman"/>
                <w:noProof/>
              </w:rPr>
              <w:t>3.4 Quadratic Discriminant Analysis</w:t>
            </w:r>
            <w:r w:rsidR="003D74CC">
              <w:rPr>
                <w:noProof/>
                <w:webHidden/>
              </w:rPr>
              <w:tab/>
            </w:r>
            <w:r w:rsidR="003D74CC">
              <w:rPr>
                <w:noProof/>
                <w:webHidden/>
              </w:rPr>
              <w:fldChar w:fldCharType="begin"/>
            </w:r>
            <w:r w:rsidR="003D74CC">
              <w:rPr>
                <w:noProof/>
                <w:webHidden/>
              </w:rPr>
              <w:instrText xml:space="preserve"> PAGEREF _Toc26440350 \h </w:instrText>
            </w:r>
            <w:r w:rsidR="003D74CC">
              <w:rPr>
                <w:noProof/>
                <w:webHidden/>
              </w:rPr>
            </w:r>
            <w:r w:rsidR="003D74CC">
              <w:rPr>
                <w:noProof/>
                <w:webHidden/>
              </w:rPr>
              <w:fldChar w:fldCharType="separate"/>
            </w:r>
            <w:r w:rsidR="00656AFB">
              <w:rPr>
                <w:noProof/>
                <w:webHidden/>
              </w:rPr>
              <w:t>23</w:t>
            </w:r>
            <w:r w:rsidR="003D74CC">
              <w:rPr>
                <w:noProof/>
                <w:webHidden/>
              </w:rPr>
              <w:fldChar w:fldCharType="end"/>
            </w:r>
          </w:hyperlink>
        </w:p>
        <w:p w14:paraId="3B118981" w14:textId="72D85C95" w:rsidR="003D74CC" w:rsidRDefault="00514A04">
          <w:pPr>
            <w:pStyle w:val="TOC2"/>
            <w:tabs>
              <w:tab w:val="right" w:leader="dot" w:pos="9350"/>
            </w:tabs>
            <w:rPr>
              <w:rFonts w:eastAsiaTheme="minorEastAsia"/>
              <w:noProof/>
            </w:rPr>
          </w:pPr>
          <w:hyperlink w:anchor="_Toc26440351" w:history="1">
            <w:r w:rsidR="003D74CC" w:rsidRPr="00EA0F25">
              <w:rPr>
                <w:rStyle w:val="Hyperlink"/>
                <w:rFonts w:eastAsia="Times New Roman"/>
                <w:noProof/>
              </w:rPr>
              <w:t>3.5 Naïve Bayes</w:t>
            </w:r>
            <w:r w:rsidR="003D74CC">
              <w:rPr>
                <w:noProof/>
                <w:webHidden/>
              </w:rPr>
              <w:tab/>
            </w:r>
            <w:r w:rsidR="003D74CC">
              <w:rPr>
                <w:noProof/>
                <w:webHidden/>
              </w:rPr>
              <w:fldChar w:fldCharType="begin"/>
            </w:r>
            <w:r w:rsidR="003D74CC">
              <w:rPr>
                <w:noProof/>
                <w:webHidden/>
              </w:rPr>
              <w:instrText xml:space="preserve"> PAGEREF _Toc26440351 \h </w:instrText>
            </w:r>
            <w:r w:rsidR="003D74CC">
              <w:rPr>
                <w:noProof/>
                <w:webHidden/>
              </w:rPr>
            </w:r>
            <w:r w:rsidR="003D74CC">
              <w:rPr>
                <w:noProof/>
                <w:webHidden/>
              </w:rPr>
              <w:fldChar w:fldCharType="separate"/>
            </w:r>
            <w:r w:rsidR="00656AFB">
              <w:rPr>
                <w:noProof/>
                <w:webHidden/>
              </w:rPr>
              <w:t>25</w:t>
            </w:r>
            <w:r w:rsidR="003D74CC">
              <w:rPr>
                <w:noProof/>
                <w:webHidden/>
              </w:rPr>
              <w:fldChar w:fldCharType="end"/>
            </w:r>
          </w:hyperlink>
        </w:p>
        <w:p w14:paraId="2AD4F3EE" w14:textId="78CA7422" w:rsidR="003D74CC" w:rsidRDefault="00514A04">
          <w:pPr>
            <w:pStyle w:val="TOC2"/>
            <w:tabs>
              <w:tab w:val="right" w:leader="dot" w:pos="9350"/>
            </w:tabs>
            <w:rPr>
              <w:rFonts w:eastAsiaTheme="minorEastAsia"/>
              <w:noProof/>
            </w:rPr>
          </w:pPr>
          <w:hyperlink w:anchor="_Toc26440352" w:history="1">
            <w:r w:rsidR="003D74CC" w:rsidRPr="00EA0F25">
              <w:rPr>
                <w:rStyle w:val="Hyperlink"/>
                <w:rFonts w:eastAsia="Times New Roman"/>
                <w:noProof/>
              </w:rPr>
              <w:t>3.6 K-Nearest Neighbors</w:t>
            </w:r>
            <w:r w:rsidR="003D74CC">
              <w:rPr>
                <w:noProof/>
                <w:webHidden/>
              </w:rPr>
              <w:tab/>
            </w:r>
            <w:r w:rsidR="003D74CC">
              <w:rPr>
                <w:noProof/>
                <w:webHidden/>
              </w:rPr>
              <w:fldChar w:fldCharType="begin"/>
            </w:r>
            <w:r w:rsidR="003D74CC">
              <w:rPr>
                <w:noProof/>
                <w:webHidden/>
              </w:rPr>
              <w:instrText xml:space="preserve"> PAGEREF _Toc26440352 \h </w:instrText>
            </w:r>
            <w:r w:rsidR="003D74CC">
              <w:rPr>
                <w:noProof/>
                <w:webHidden/>
              </w:rPr>
            </w:r>
            <w:r w:rsidR="003D74CC">
              <w:rPr>
                <w:noProof/>
                <w:webHidden/>
              </w:rPr>
              <w:fldChar w:fldCharType="separate"/>
            </w:r>
            <w:r w:rsidR="00656AFB">
              <w:rPr>
                <w:noProof/>
                <w:webHidden/>
              </w:rPr>
              <w:t>26</w:t>
            </w:r>
            <w:r w:rsidR="003D74CC">
              <w:rPr>
                <w:noProof/>
                <w:webHidden/>
              </w:rPr>
              <w:fldChar w:fldCharType="end"/>
            </w:r>
          </w:hyperlink>
        </w:p>
        <w:p w14:paraId="469EB1AD" w14:textId="4CF8FB23" w:rsidR="003D74CC" w:rsidRDefault="00514A04">
          <w:pPr>
            <w:pStyle w:val="TOC3"/>
            <w:tabs>
              <w:tab w:val="right" w:leader="dot" w:pos="9350"/>
            </w:tabs>
            <w:rPr>
              <w:rFonts w:eastAsiaTheme="minorEastAsia"/>
              <w:noProof/>
            </w:rPr>
          </w:pPr>
          <w:hyperlink w:anchor="_Toc26440353" w:history="1">
            <w:r w:rsidR="003D74CC" w:rsidRPr="00EA0F25">
              <w:rPr>
                <w:rStyle w:val="Hyperlink"/>
                <w:rFonts w:eastAsia="Times New Roman"/>
                <w:noProof/>
              </w:rPr>
              <w:t>3.6.1 1 Nearest Neighbors</w:t>
            </w:r>
            <w:r w:rsidR="003D74CC">
              <w:rPr>
                <w:noProof/>
                <w:webHidden/>
              </w:rPr>
              <w:tab/>
            </w:r>
            <w:r w:rsidR="003D74CC">
              <w:rPr>
                <w:noProof/>
                <w:webHidden/>
              </w:rPr>
              <w:fldChar w:fldCharType="begin"/>
            </w:r>
            <w:r w:rsidR="003D74CC">
              <w:rPr>
                <w:noProof/>
                <w:webHidden/>
              </w:rPr>
              <w:instrText xml:space="preserve"> PAGEREF _Toc26440353 \h </w:instrText>
            </w:r>
            <w:r w:rsidR="003D74CC">
              <w:rPr>
                <w:noProof/>
                <w:webHidden/>
              </w:rPr>
            </w:r>
            <w:r w:rsidR="003D74CC">
              <w:rPr>
                <w:noProof/>
                <w:webHidden/>
              </w:rPr>
              <w:fldChar w:fldCharType="separate"/>
            </w:r>
            <w:r w:rsidR="00656AFB">
              <w:rPr>
                <w:noProof/>
                <w:webHidden/>
              </w:rPr>
              <w:t>26</w:t>
            </w:r>
            <w:r w:rsidR="003D74CC">
              <w:rPr>
                <w:noProof/>
                <w:webHidden/>
              </w:rPr>
              <w:fldChar w:fldCharType="end"/>
            </w:r>
          </w:hyperlink>
        </w:p>
        <w:p w14:paraId="511306E0" w14:textId="1890BFEE" w:rsidR="003D74CC" w:rsidRDefault="00514A04">
          <w:pPr>
            <w:pStyle w:val="TOC3"/>
            <w:tabs>
              <w:tab w:val="right" w:leader="dot" w:pos="9350"/>
            </w:tabs>
            <w:rPr>
              <w:rFonts w:eastAsiaTheme="minorEastAsia"/>
              <w:noProof/>
            </w:rPr>
          </w:pPr>
          <w:hyperlink w:anchor="_Toc26440354" w:history="1">
            <w:r w:rsidR="003D74CC" w:rsidRPr="00EA0F25">
              <w:rPr>
                <w:rStyle w:val="Hyperlink"/>
                <w:rFonts w:eastAsia="Times New Roman"/>
                <w:noProof/>
              </w:rPr>
              <w:t>3.6.2 5 Nearest Neighbors</w:t>
            </w:r>
            <w:r w:rsidR="003D74CC">
              <w:rPr>
                <w:noProof/>
                <w:webHidden/>
              </w:rPr>
              <w:tab/>
            </w:r>
            <w:r w:rsidR="003D74CC">
              <w:rPr>
                <w:noProof/>
                <w:webHidden/>
              </w:rPr>
              <w:fldChar w:fldCharType="begin"/>
            </w:r>
            <w:r w:rsidR="003D74CC">
              <w:rPr>
                <w:noProof/>
                <w:webHidden/>
              </w:rPr>
              <w:instrText xml:space="preserve"> PAGEREF _Toc26440354 \h </w:instrText>
            </w:r>
            <w:r w:rsidR="003D74CC">
              <w:rPr>
                <w:noProof/>
                <w:webHidden/>
              </w:rPr>
            </w:r>
            <w:r w:rsidR="003D74CC">
              <w:rPr>
                <w:noProof/>
                <w:webHidden/>
              </w:rPr>
              <w:fldChar w:fldCharType="separate"/>
            </w:r>
            <w:r w:rsidR="00656AFB">
              <w:rPr>
                <w:noProof/>
                <w:webHidden/>
              </w:rPr>
              <w:t>27</w:t>
            </w:r>
            <w:r w:rsidR="003D74CC">
              <w:rPr>
                <w:noProof/>
                <w:webHidden/>
              </w:rPr>
              <w:fldChar w:fldCharType="end"/>
            </w:r>
          </w:hyperlink>
        </w:p>
        <w:p w14:paraId="61FB8EB9" w14:textId="34F1CD15" w:rsidR="003D74CC" w:rsidRDefault="00514A04">
          <w:pPr>
            <w:pStyle w:val="TOC3"/>
            <w:tabs>
              <w:tab w:val="right" w:leader="dot" w:pos="9350"/>
            </w:tabs>
            <w:rPr>
              <w:rFonts w:eastAsiaTheme="minorEastAsia"/>
              <w:noProof/>
            </w:rPr>
          </w:pPr>
          <w:hyperlink w:anchor="_Toc26440355" w:history="1">
            <w:r w:rsidR="003D74CC" w:rsidRPr="00EA0F25">
              <w:rPr>
                <w:rStyle w:val="Hyperlink"/>
                <w:rFonts w:eastAsia="Times New Roman"/>
                <w:noProof/>
              </w:rPr>
              <w:t>3.6.3 10 Nearest Neighbors</w:t>
            </w:r>
            <w:r w:rsidR="003D74CC">
              <w:rPr>
                <w:noProof/>
                <w:webHidden/>
              </w:rPr>
              <w:tab/>
            </w:r>
            <w:r w:rsidR="003D74CC">
              <w:rPr>
                <w:noProof/>
                <w:webHidden/>
              </w:rPr>
              <w:fldChar w:fldCharType="begin"/>
            </w:r>
            <w:r w:rsidR="003D74CC">
              <w:rPr>
                <w:noProof/>
                <w:webHidden/>
              </w:rPr>
              <w:instrText xml:space="preserve"> PAGEREF _Toc26440355 \h </w:instrText>
            </w:r>
            <w:r w:rsidR="003D74CC">
              <w:rPr>
                <w:noProof/>
                <w:webHidden/>
              </w:rPr>
            </w:r>
            <w:r w:rsidR="003D74CC">
              <w:rPr>
                <w:noProof/>
                <w:webHidden/>
              </w:rPr>
              <w:fldChar w:fldCharType="separate"/>
            </w:r>
            <w:r w:rsidR="00656AFB">
              <w:rPr>
                <w:noProof/>
                <w:webHidden/>
              </w:rPr>
              <w:t>28</w:t>
            </w:r>
            <w:r w:rsidR="003D74CC">
              <w:rPr>
                <w:noProof/>
                <w:webHidden/>
              </w:rPr>
              <w:fldChar w:fldCharType="end"/>
            </w:r>
          </w:hyperlink>
        </w:p>
        <w:p w14:paraId="0A9F36C3" w14:textId="3256B8DC" w:rsidR="003D74CC" w:rsidRDefault="00514A04">
          <w:pPr>
            <w:pStyle w:val="TOC2"/>
            <w:tabs>
              <w:tab w:val="right" w:leader="dot" w:pos="9350"/>
            </w:tabs>
            <w:rPr>
              <w:rFonts w:eastAsiaTheme="minorEastAsia"/>
              <w:noProof/>
            </w:rPr>
          </w:pPr>
          <w:hyperlink w:anchor="_Toc26440356" w:history="1">
            <w:r w:rsidR="003D74CC" w:rsidRPr="00EA0F25">
              <w:rPr>
                <w:rStyle w:val="Hyperlink"/>
                <w:noProof/>
              </w:rPr>
              <w:t>3.7 Principal Components Analysis</w:t>
            </w:r>
            <w:r w:rsidR="003D74CC">
              <w:rPr>
                <w:noProof/>
                <w:webHidden/>
              </w:rPr>
              <w:tab/>
            </w:r>
            <w:r w:rsidR="003D74CC">
              <w:rPr>
                <w:noProof/>
                <w:webHidden/>
              </w:rPr>
              <w:fldChar w:fldCharType="begin"/>
            </w:r>
            <w:r w:rsidR="003D74CC">
              <w:rPr>
                <w:noProof/>
                <w:webHidden/>
              </w:rPr>
              <w:instrText xml:space="preserve"> PAGEREF _Toc26440356 \h </w:instrText>
            </w:r>
            <w:r w:rsidR="003D74CC">
              <w:rPr>
                <w:noProof/>
                <w:webHidden/>
              </w:rPr>
            </w:r>
            <w:r w:rsidR="003D74CC">
              <w:rPr>
                <w:noProof/>
                <w:webHidden/>
              </w:rPr>
              <w:fldChar w:fldCharType="separate"/>
            </w:r>
            <w:r w:rsidR="00656AFB">
              <w:rPr>
                <w:noProof/>
                <w:webHidden/>
              </w:rPr>
              <w:t>28</w:t>
            </w:r>
            <w:r w:rsidR="003D74CC">
              <w:rPr>
                <w:noProof/>
                <w:webHidden/>
              </w:rPr>
              <w:fldChar w:fldCharType="end"/>
            </w:r>
          </w:hyperlink>
        </w:p>
        <w:p w14:paraId="19048B5E" w14:textId="05B6A801" w:rsidR="003D74CC" w:rsidRDefault="00514A04">
          <w:pPr>
            <w:pStyle w:val="TOC3"/>
            <w:tabs>
              <w:tab w:val="right" w:leader="dot" w:pos="9350"/>
            </w:tabs>
            <w:rPr>
              <w:rFonts w:eastAsiaTheme="minorEastAsia"/>
              <w:noProof/>
            </w:rPr>
          </w:pPr>
          <w:hyperlink w:anchor="_Toc26440357" w:history="1">
            <w:r w:rsidR="003D74CC" w:rsidRPr="00EA0F25">
              <w:rPr>
                <w:rStyle w:val="Hyperlink"/>
                <w:noProof/>
              </w:rPr>
              <w:t xml:space="preserve">3.7.1 </w:t>
            </w:r>
            <w:r w:rsidR="00FD2C38">
              <w:rPr>
                <w:rStyle w:val="Hyperlink"/>
                <w:noProof/>
              </w:rPr>
              <w:t>Logistic</w:t>
            </w:r>
            <w:r w:rsidR="003D74CC" w:rsidRPr="00EA0F25">
              <w:rPr>
                <w:rStyle w:val="Hyperlink"/>
                <w:noProof/>
              </w:rPr>
              <w:t xml:space="preserve"> Regression on Principal Components</w:t>
            </w:r>
            <w:r w:rsidR="003D74CC">
              <w:rPr>
                <w:noProof/>
                <w:webHidden/>
              </w:rPr>
              <w:tab/>
            </w:r>
            <w:r w:rsidR="003D74CC">
              <w:rPr>
                <w:noProof/>
                <w:webHidden/>
              </w:rPr>
              <w:fldChar w:fldCharType="begin"/>
            </w:r>
            <w:r w:rsidR="003D74CC">
              <w:rPr>
                <w:noProof/>
                <w:webHidden/>
              </w:rPr>
              <w:instrText xml:space="preserve"> PAGEREF _Toc26440357 \h </w:instrText>
            </w:r>
            <w:r w:rsidR="003D74CC">
              <w:rPr>
                <w:noProof/>
                <w:webHidden/>
              </w:rPr>
            </w:r>
            <w:r w:rsidR="003D74CC">
              <w:rPr>
                <w:noProof/>
                <w:webHidden/>
              </w:rPr>
              <w:fldChar w:fldCharType="separate"/>
            </w:r>
            <w:r w:rsidR="00656AFB">
              <w:rPr>
                <w:noProof/>
                <w:webHidden/>
              </w:rPr>
              <w:t>30</w:t>
            </w:r>
            <w:r w:rsidR="003D74CC">
              <w:rPr>
                <w:noProof/>
                <w:webHidden/>
              </w:rPr>
              <w:fldChar w:fldCharType="end"/>
            </w:r>
          </w:hyperlink>
        </w:p>
        <w:p w14:paraId="5E635549" w14:textId="6B89E145" w:rsidR="003D74CC" w:rsidRDefault="00514A04">
          <w:pPr>
            <w:pStyle w:val="TOC3"/>
            <w:tabs>
              <w:tab w:val="right" w:leader="dot" w:pos="9350"/>
            </w:tabs>
            <w:rPr>
              <w:rFonts w:eastAsiaTheme="minorEastAsia"/>
              <w:noProof/>
            </w:rPr>
          </w:pPr>
          <w:hyperlink w:anchor="_Toc26440358" w:history="1">
            <w:r w:rsidR="003D74CC" w:rsidRPr="00EA0F25">
              <w:rPr>
                <w:rStyle w:val="Hyperlink"/>
                <w:noProof/>
              </w:rPr>
              <w:t>3.7.2 LDA on Principal Components</w:t>
            </w:r>
            <w:r w:rsidR="003D74CC">
              <w:rPr>
                <w:noProof/>
                <w:webHidden/>
              </w:rPr>
              <w:tab/>
            </w:r>
            <w:r w:rsidR="003D74CC">
              <w:rPr>
                <w:noProof/>
                <w:webHidden/>
              </w:rPr>
              <w:fldChar w:fldCharType="begin"/>
            </w:r>
            <w:r w:rsidR="003D74CC">
              <w:rPr>
                <w:noProof/>
                <w:webHidden/>
              </w:rPr>
              <w:instrText xml:space="preserve"> PAGEREF _Toc26440358 \h </w:instrText>
            </w:r>
            <w:r w:rsidR="003D74CC">
              <w:rPr>
                <w:noProof/>
                <w:webHidden/>
              </w:rPr>
            </w:r>
            <w:r w:rsidR="003D74CC">
              <w:rPr>
                <w:noProof/>
                <w:webHidden/>
              </w:rPr>
              <w:fldChar w:fldCharType="separate"/>
            </w:r>
            <w:r w:rsidR="00656AFB">
              <w:rPr>
                <w:noProof/>
                <w:webHidden/>
              </w:rPr>
              <w:t>32</w:t>
            </w:r>
            <w:r w:rsidR="003D74CC">
              <w:rPr>
                <w:noProof/>
                <w:webHidden/>
              </w:rPr>
              <w:fldChar w:fldCharType="end"/>
            </w:r>
          </w:hyperlink>
        </w:p>
        <w:p w14:paraId="23CBBDF1" w14:textId="1AAE2DA6" w:rsidR="003D74CC" w:rsidRDefault="00514A04">
          <w:pPr>
            <w:pStyle w:val="TOC3"/>
            <w:tabs>
              <w:tab w:val="right" w:leader="dot" w:pos="9350"/>
            </w:tabs>
            <w:rPr>
              <w:rFonts w:eastAsiaTheme="minorEastAsia"/>
              <w:noProof/>
            </w:rPr>
          </w:pPr>
          <w:hyperlink w:anchor="_Toc26440359" w:history="1">
            <w:r w:rsidR="003D74CC" w:rsidRPr="00EA0F25">
              <w:rPr>
                <w:rStyle w:val="Hyperlink"/>
                <w:noProof/>
              </w:rPr>
              <w:t>3.7.3 QDA on Principal Components</w:t>
            </w:r>
            <w:r w:rsidR="003D74CC">
              <w:rPr>
                <w:noProof/>
                <w:webHidden/>
              </w:rPr>
              <w:tab/>
            </w:r>
            <w:r w:rsidR="003D74CC">
              <w:rPr>
                <w:noProof/>
                <w:webHidden/>
              </w:rPr>
              <w:fldChar w:fldCharType="begin"/>
            </w:r>
            <w:r w:rsidR="003D74CC">
              <w:rPr>
                <w:noProof/>
                <w:webHidden/>
              </w:rPr>
              <w:instrText xml:space="preserve"> PAGEREF _Toc26440359 \h </w:instrText>
            </w:r>
            <w:r w:rsidR="003D74CC">
              <w:rPr>
                <w:noProof/>
                <w:webHidden/>
              </w:rPr>
            </w:r>
            <w:r w:rsidR="003D74CC">
              <w:rPr>
                <w:noProof/>
                <w:webHidden/>
              </w:rPr>
              <w:fldChar w:fldCharType="separate"/>
            </w:r>
            <w:r w:rsidR="00656AFB">
              <w:rPr>
                <w:noProof/>
                <w:webHidden/>
              </w:rPr>
              <w:t>34</w:t>
            </w:r>
            <w:r w:rsidR="003D74CC">
              <w:rPr>
                <w:noProof/>
                <w:webHidden/>
              </w:rPr>
              <w:fldChar w:fldCharType="end"/>
            </w:r>
          </w:hyperlink>
        </w:p>
        <w:p w14:paraId="5A429A05" w14:textId="654A6A56" w:rsidR="003D74CC" w:rsidRDefault="00514A04">
          <w:pPr>
            <w:pStyle w:val="TOC3"/>
            <w:tabs>
              <w:tab w:val="right" w:leader="dot" w:pos="9350"/>
            </w:tabs>
            <w:rPr>
              <w:rFonts w:eastAsiaTheme="minorEastAsia"/>
              <w:noProof/>
            </w:rPr>
          </w:pPr>
          <w:hyperlink w:anchor="_Toc26440360" w:history="1">
            <w:r w:rsidR="003D74CC" w:rsidRPr="00EA0F25">
              <w:rPr>
                <w:rStyle w:val="Hyperlink"/>
                <w:noProof/>
              </w:rPr>
              <w:t>3.7.4 Naïve Bayes on Principal Components</w:t>
            </w:r>
            <w:r w:rsidR="003D74CC">
              <w:rPr>
                <w:noProof/>
                <w:webHidden/>
              </w:rPr>
              <w:tab/>
            </w:r>
            <w:r w:rsidR="003D74CC">
              <w:rPr>
                <w:noProof/>
                <w:webHidden/>
              </w:rPr>
              <w:fldChar w:fldCharType="begin"/>
            </w:r>
            <w:r w:rsidR="003D74CC">
              <w:rPr>
                <w:noProof/>
                <w:webHidden/>
              </w:rPr>
              <w:instrText xml:space="preserve"> PAGEREF _Toc26440360 \h </w:instrText>
            </w:r>
            <w:r w:rsidR="003D74CC">
              <w:rPr>
                <w:noProof/>
                <w:webHidden/>
              </w:rPr>
            </w:r>
            <w:r w:rsidR="003D74CC">
              <w:rPr>
                <w:noProof/>
                <w:webHidden/>
              </w:rPr>
              <w:fldChar w:fldCharType="separate"/>
            </w:r>
            <w:r w:rsidR="00656AFB">
              <w:rPr>
                <w:noProof/>
                <w:webHidden/>
              </w:rPr>
              <w:t>36</w:t>
            </w:r>
            <w:r w:rsidR="003D74CC">
              <w:rPr>
                <w:noProof/>
                <w:webHidden/>
              </w:rPr>
              <w:fldChar w:fldCharType="end"/>
            </w:r>
          </w:hyperlink>
        </w:p>
        <w:p w14:paraId="481B98FE" w14:textId="6933A02F" w:rsidR="003D74CC" w:rsidRDefault="00514A04">
          <w:pPr>
            <w:pStyle w:val="TOC3"/>
            <w:tabs>
              <w:tab w:val="right" w:leader="dot" w:pos="9350"/>
            </w:tabs>
            <w:rPr>
              <w:rFonts w:eastAsiaTheme="minorEastAsia"/>
              <w:noProof/>
            </w:rPr>
          </w:pPr>
          <w:hyperlink w:anchor="_Toc26440361" w:history="1">
            <w:r w:rsidR="003D74CC" w:rsidRPr="00EA0F25">
              <w:rPr>
                <w:rStyle w:val="Hyperlink"/>
                <w:noProof/>
              </w:rPr>
              <w:t>3.7.5 KNN on Principal Components</w:t>
            </w:r>
            <w:r w:rsidR="003D74CC">
              <w:rPr>
                <w:noProof/>
                <w:webHidden/>
              </w:rPr>
              <w:tab/>
            </w:r>
            <w:r w:rsidR="003D74CC">
              <w:rPr>
                <w:noProof/>
                <w:webHidden/>
              </w:rPr>
              <w:fldChar w:fldCharType="begin"/>
            </w:r>
            <w:r w:rsidR="003D74CC">
              <w:rPr>
                <w:noProof/>
                <w:webHidden/>
              </w:rPr>
              <w:instrText xml:space="preserve"> PAGEREF _Toc26440361 \h </w:instrText>
            </w:r>
            <w:r w:rsidR="003D74CC">
              <w:rPr>
                <w:noProof/>
                <w:webHidden/>
              </w:rPr>
            </w:r>
            <w:r w:rsidR="003D74CC">
              <w:rPr>
                <w:noProof/>
                <w:webHidden/>
              </w:rPr>
              <w:fldChar w:fldCharType="separate"/>
            </w:r>
            <w:r w:rsidR="00656AFB">
              <w:rPr>
                <w:noProof/>
                <w:webHidden/>
              </w:rPr>
              <w:t>37</w:t>
            </w:r>
            <w:r w:rsidR="003D74CC">
              <w:rPr>
                <w:noProof/>
                <w:webHidden/>
              </w:rPr>
              <w:fldChar w:fldCharType="end"/>
            </w:r>
          </w:hyperlink>
        </w:p>
        <w:p w14:paraId="65C926AE" w14:textId="6995B76B" w:rsidR="003D74CC" w:rsidRDefault="00514A04">
          <w:pPr>
            <w:pStyle w:val="TOC1"/>
            <w:tabs>
              <w:tab w:val="left" w:pos="440"/>
              <w:tab w:val="right" w:leader="dot" w:pos="9350"/>
            </w:tabs>
            <w:rPr>
              <w:rFonts w:eastAsiaTheme="minorEastAsia"/>
              <w:noProof/>
            </w:rPr>
          </w:pPr>
          <w:hyperlink w:anchor="_Toc26440362" w:history="1">
            <w:r w:rsidR="003D74CC" w:rsidRPr="00EA0F25">
              <w:rPr>
                <w:rStyle w:val="Hyperlink"/>
                <w:noProof/>
              </w:rPr>
              <w:t>4.</w:t>
            </w:r>
            <w:r w:rsidR="003D74CC">
              <w:rPr>
                <w:rFonts w:eastAsiaTheme="minorEastAsia"/>
                <w:noProof/>
              </w:rPr>
              <w:tab/>
            </w:r>
            <w:r w:rsidR="003D74CC" w:rsidRPr="00EA0F25">
              <w:rPr>
                <w:rStyle w:val="Hyperlink"/>
                <w:noProof/>
              </w:rPr>
              <w:t>Results</w:t>
            </w:r>
            <w:r w:rsidR="003D74CC">
              <w:rPr>
                <w:noProof/>
                <w:webHidden/>
              </w:rPr>
              <w:tab/>
            </w:r>
            <w:r w:rsidR="003D74CC">
              <w:rPr>
                <w:noProof/>
                <w:webHidden/>
              </w:rPr>
              <w:fldChar w:fldCharType="begin"/>
            </w:r>
            <w:r w:rsidR="003D74CC">
              <w:rPr>
                <w:noProof/>
                <w:webHidden/>
              </w:rPr>
              <w:instrText xml:space="preserve"> PAGEREF _Toc26440362 \h </w:instrText>
            </w:r>
            <w:r w:rsidR="003D74CC">
              <w:rPr>
                <w:noProof/>
                <w:webHidden/>
              </w:rPr>
            </w:r>
            <w:r w:rsidR="003D74CC">
              <w:rPr>
                <w:noProof/>
                <w:webHidden/>
              </w:rPr>
              <w:fldChar w:fldCharType="separate"/>
            </w:r>
            <w:r w:rsidR="00656AFB">
              <w:rPr>
                <w:noProof/>
                <w:webHidden/>
              </w:rPr>
              <w:t>40</w:t>
            </w:r>
            <w:r w:rsidR="003D74CC">
              <w:rPr>
                <w:noProof/>
                <w:webHidden/>
              </w:rPr>
              <w:fldChar w:fldCharType="end"/>
            </w:r>
          </w:hyperlink>
        </w:p>
        <w:p w14:paraId="70DDDC51" w14:textId="29D2731F" w:rsidR="003D74CC" w:rsidRDefault="00514A04">
          <w:pPr>
            <w:pStyle w:val="TOC1"/>
            <w:tabs>
              <w:tab w:val="left" w:pos="440"/>
              <w:tab w:val="right" w:leader="dot" w:pos="9350"/>
            </w:tabs>
            <w:rPr>
              <w:rFonts w:eastAsiaTheme="minorEastAsia"/>
              <w:noProof/>
            </w:rPr>
          </w:pPr>
          <w:hyperlink w:anchor="_Toc26440363" w:history="1">
            <w:r w:rsidR="003D74CC" w:rsidRPr="00EA0F25">
              <w:rPr>
                <w:rStyle w:val="Hyperlink"/>
                <w:noProof/>
              </w:rPr>
              <w:t>5.</w:t>
            </w:r>
            <w:r w:rsidR="003D74CC">
              <w:rPr>
                <w:rFonts w:eastAsiaTheme="minorEastAsia"/>
                <w:noProof/>
              </w:rPr>
              <w:tab/>
            </w:r>
            <w:r w:rsidR="003D74CC" w:rsidRPr="00EA0F25">
              <w:rPr>
                <w:rStyle w:val="Hyperlink"/>
                <w:noProof/>
              </w:rPr>
              <w:t>Conclusion</w:t>
            </w:r>
            <w:r w:rsidR="003D74CC">
              <w:rPr>
                <w:noProof/>
                <w:webHidden/>
              </w:rPr>
              <w:tab/>
            </w:r>
            <w:r w:rsidR="003D74CC">
              <w:rPr>
                <w:noProof/>
                <w:webHidden/>
              </w:rPr>
              <w:fldChar w:fldCharType="begin"/>
            </w:r>
            <w:r w:rsidR="003D74CC">
              <w:rPr>
                <w:noProof/>
                <w:webHidden/>
              </w:rPr>
              <w:instrText xml:space="preserve"> PAGEREF _Toc26440363 \h </w:instrText>
            </w:r>
            <w:r w:rsidR="003D74CC">
              <w:rPr>
                <w:noProof/>
                <w:webHidden/>
              </w:rPr>
            </w:r>
            <w:r w:rsidR="003D74CC">
              <w:rPr>
                <w:noProof/>
                <w:webHidden/>
              </w:rPr>
              <w:fldChar w:fldCharType="separate"/>
            </w:r>
            <w:r w:rsidR="00656AFB">
              <w:rPr>
                <w:noProof/>
                <w:webHidden/>
              </w:rPr>
              <w:t>42</w:t>
            </w:r>
            <w:r w:rsidR="003D74CC">
              <w:rPr>
                <w:noProof/>
                <w:webHidden/>
              </w:rPr>
              <w:fldChar w:fldCharType="end"/>
            </w:r>
          </w:hyperlink>
        </w:p>
        <w:p w14:paraId="5B16E062" w14:textId="19EFE86F" w:rsidR="002125C3" w:rsidRDefault="002125C3">
          <w:r>
            <w:rPr>
              <w:b/>
              <w:bCs/>
              <w:noProof/>
            </w:rPr>
            <w:fldChar w:fldCharType="end"/>
          </w:r>
        </w:p>
      </w:sdtContent>
    </w:sdt>
    <w:p w14:paraId="17AAFBCD" w14:textId="1F416BB7" w:rsidR="00B502F0" w:rsidRDefault="002125C3">
      <w:pPr>
        <w:rPr>
          <w:rFonts w:eastAsia="Times New Roman"/>
        </w:rPr>
      </w:pPr>
      <w:r>
        <w:rPr>
          <w:rFonts w:eastAsia="Times New Roman"/>
        </w:rPr>
        <w:br w:type="page"/>
      </w:r>
    </w:p>
    <w:p w14:paraId="1551CB2A" w14:textId="77777777" w:rsidR="00CD0E0F" w:rsidRDefault="00CD0E0F" w:rsidP="00B502F0">
      <w:pPr>
        <w:pStyle w:val="Heading1"/>
        <w:rPr>
          <w:rFonts w:eastAsia="Times New Roman"/>
        </w:rPr>
        <w:sectPr w:rsidR="00CD0E0F" w:rsidSect="003A75AA">
          <w:footerReference w:type="default" r:id="rId13"/>
          <w:pgSz w:w="12240" w:h="15840"/>
          <w:pgMar w:top="1440" w:right="1440" w:bottom="1440" w:left="1440" w:header="720" w:footer="720" w:gutter="0"/>
          <w:pgNumType w:fmt="lowerRoman" w:start="0"/>
          <w:cols w:space="720"/>
          <w:titlePg/>
          <w:docGrid w:linePitch="360"/>
        </w:sectPr>
      </w:pPr>
    </w:p>
    <w:p w14:paraId="51DDDBFD" w14:textId="4F268F3C" w:rsidR="002125C3" w:rsidRPr="00B502F0" w:rsidRDefault="00B502F0" w:rsidP="00B502F0">
      <w:pPr>
        <w:pStyle w:val="Heading1"/>
        <w:rPr>
          <w:rFonts w:eastAsia="Times New Roman"/>
        </w:rPr>
      </w:pPr>
      <w:bookmarkStart w:id="0" w:name="_Toc26440337"/>
      <w:r>
        <w:rPr>
          <w:rFonts w:eastAsia="Times New Roman"/>
        </w:rPr>
        <w:lastRenderedPageBreak/>
        <w:t>List of Tables</w:t>
      </w:r>
      <w:bookmarkEnd w:id="0"/>
    </w:p>
    <w:p w14:paraId="57C5F06F" w14:textId="05CAC06A" w:rsidR="003D74CC" w:rsidRDefault="00B502F0">
      <w:pPr>
        <w:pStyle w:val="TableofFigures"/>
        <w:tabs>
          <w:tab w:val="right" w:leader="dot" w:pos="9350"/>
        </w:tabs>
        <w:rPr>
          <w:rFonts w:eastAsiaTheme="minorEastAsia"/>
          <w:noProof/>
        </w:rPr>
      </w:pPr>
      <w:r>
        <w:rPr>
          <w:rFonts w:eastAsia="Times New Roman"/>
        </w:rPr>
        <w:fldChar w:fldCharType="begin"/>
      </w:r>
      <w:r>
        <w:rPr>
          <w:rFonts w:eastAsia="Times New Roman"/>
        </w:rPr>
        <w:instrText xml:space="preserve"> TOC \h \z \c "Table" </w:instrText>
      </w:r>
      <w:r>
        <w:rPr>
          <w:rFonts w:eastAsia="Times New Roman"/>
        </w:rPr>
        <w:fldChar w:fldCharType="separate"/>
      </w:r>
      <w:hyperlink w:anchor="_Toc26440277" w:history="1">
        <w:r w:rsidR="003D74CC" w:rsidRPr="000664B7">
          <w:rPr>
            <w:rStyle w:val="Hyperlink"/>
            <w:noProof/>
          </w:rPr>
          <w:t>Table 1: Correlation matrix for highly correlated variables</w:t>
        </w:r>
        <w:r w:rsidR="003D74CC">
          <w:rPr>
            <w:noProof/>
            <w:webHidden/>
          </w:rPr>
          <w:tab/>
        </w:r>
        <w:r w:rsidR="003D74CC">
          <w:rPr>
            <w:noProof/>
            <w:webHidden/>
          </w:rPr>
          <w:fldChar w:fldCharType="begin"/>
        </w:r>
        <w:r w:rsidR="003D74CC">
          <w:rPr>
            <w:noProof/>
            <w:webHidden/>
          </w:rPr>
          <w:instrText xml:space="preserve"> PAGEREF _Toc26440277 \h </w:instrText>
        </w:r>
        <w:r w:rsidR="003D74CC">
          <w:rPr>
            <w:noProof/>
            <w:webHidden/>
          </w:rPr>
        </w:r>
        <w:r w:rsidR="003D74CC">
          <w:rPr>
            <w:noProof/>
            <w:webHidden/>
          </w:rPr>
          <w:fldChar w:fldCharType="separate"/>
        </w:r>
        <w:r w:rsidR="003D74CC">
          <w:rPr>
            <w:noProof/>
            <w:webHidden/>
          </w:rPr>
          <w:t>4</w:t>
        </w:r>
        <w:r w:rsidR="003D74CC">
          <w:rPr>
            <w:noProof/>
            <w:webHidden/>
          </w:rPr>
          <w:fldChar w:fldCharType="end"/>
        </w:r>
      </w:hyperlink>
    </w:p>
    <w:p w14:paraId="5FA5BFA5" w14:textId="2D37DEDB" w:rsidR="003D74CC" w:rsidRDefault="00514A04">
      <w:pPr>
        <w:pStyle w:val="TableofFigures"/>
        <w:tabs>
          <w:tab w:val="right" w:leader="dot" w:pos="9350"/>
        </w:tabs>
        <w:rPr>
          <w:rFonts w:eastAsiaTheme="minorEastAsia"/>
          <w:noProof/>
        </w:rPr>
      </w:pPr>
      <w:hyperlink w:anchor="_Toc26440278" w:history="1">
        <w:r w:rsidR="003D74CC" w:rsidRPr="000664B7">
          <w:rPr>
            <w:rStyle w:val="Hyperlink"/>
            <w:noProof/>
          </w:rPr>
          <w:t xml:space="preserve">Table 2: Confusion Matrix for </w:t>
        </w:r>
        <w:r w:rsidR="00FD2C38">
          <w:rPr>
            <w:rStyle w:val="Hyperlink"/>
            <w:noProof/>
          </w:rPr>
          <w:t>logistic</w:t>
        </w:r>
        <w:r w:rsidR="003D74CC" w:rsidRPr="000664B7">
          <w:rPr>
            <w:rStyle w:val="Hyperlink"/>
            <w:noProof/>
          </w:rPr>
          <w:t xml:space="preserve"> regression without regularization</w:t>
        </w:r>
        <w:r w:rsidR="003D74CC">
          <w:rPr>
            <w:noProof/>
            <w:webHidden/>
          </w:rPr>
          <w:tab/>
        </w:r>
        <w:r w:rsidR="003D74CC">
          <w:rPr>
            <w:noProof/>
            <w:webHidden/>
          </w:rPr>
          <w:fldChar w:fldCharType="begin"/>
        </w:r>
        <w:r w:rsidR="003D74CC">
          <w:rPr>
            <w:noProof/>
            <w:webHidden/>
          </w:rPr>
          <w:instrText xml:space="preserve"> PAGEREF _Toc26440278 \h </w:instrText>
        </w:r>
        <w:r w:rsidR="003D74CC">
          <w:rPr>
            <w:noProof/>
            <w:webHidden/>
          </w:rPr>
        </w:r>
        <w:r w:rsidR="003D74CC">
          <w:rPr>
            <w:noProof/>
            <w:webHidden/>
          </w:rPr>
          <w:fldChar w:fldCharType="separate"/>
        </w:r>
        <w:r w:rsidR="003D74CC">
          <w:rPr>
            <w:noProof/>
            <w:webHidden/>
          </w:rPr>
          <w:t>6</w:t>
        </w:r>
        <w:r w:rsidR="003D74CC">
          <w:rPr>
            <w:noProof/>
            <w:webHidden/>
          </w:rPr>
          <w:fldChar w:fldCharType="end"/>
        </w:r>
      </w:hyperlink>
    </w:p>
    <w:p w14:paraId="74B5F74D" w14:textId="68B9C742" w:rsidR="003D74CC" w:rsidRDefault="00514A04">
      <w:pPr>
        <w:pStyle w:val="TableofFigures"/>
        <w:tabs>
          <w:tab w:val="right" w:leader="dot" w:pos="9350"/>
        </w:tabs>
        <w:rPr>
          <w:rFonts w:eastAsiaTheme="minorEastAsia"/>
          <w:noProof/>
        </w:rPr>
      </w:pPr>
      <w:hyperlink w:anchor="_Toc26440279" w:history="1">
        <w:r w:rsidR="003D74CC" w:rsidRPr="000664B7">
          <w:rPr>
            <w:rStyle w:val="Hyperlink"/>
            <w:noProof/>
          </w:rPr>
          <w:t xml:space="preserve">Table 3: Coefficient estimates for </w:t>
        </w:r>
        <w:r w:rsidR="00FD2C38">
          <w:rPr>
            <w:rStyle w:val="Hyperlink"/>
            <w:noProof/>
          </w:rPr>
          <w:t>logistic</w:t>
        </w:r>
        <w:r w:rsidR="003D74CC" w:rsidRPr="000664B7">
          <w:rPr>
            <w:rStyle w:val="Hyperlink"/>
            <w:noProof/>
          </w:rPr>
          <w:t xml:space="preserve"> regression without regularization</w:t>
        </w:r>
        <w:r w:rsidR="003D74CC">
          <w:rPr>
            <w:noProof/>
            <w:webHidden/>
          </w:rPr>
          <w:tab/>
        </w:r>
        <w:r w:rsidR="003D74CC">
          <w:rPr>
            <w:noProof/>
            <w:webHidden/>
          </w:rPr>
          <w:fldChar w:fldCharType="begin"/>
        </w:r>
        <w:r w:rsidR="003D74CC">
          <w:rPr>
            <w:noProof/>
            <w:webHidden/>
          </w:rPr>
          <w:instrText xml:space="preserve"> PAGEREF _Toc26440279 \h </w:instrText>
        </w:r>
        <w:r w:rsidR="003D74CC">
          <w:rPr>
            <w:noProof/>
            <w:webHidden/>
          </w:rPr>
        </w:r>
        <w:r w:rsidR="003D74CC">
          <w:rPr>
            <w:noProof/>
            <w:webHidden/>
          </w:rPr>
          <w:fldChar w:fldCharType="separate"/>
        </w:r>
        <w:r w:rsidR="003D74CC">
          <w:rPr>
            <w:noProof/>
            <w:webHidden/>
          </w:rPr>
          <w:t>7</w:t>
        </w:r>
        <w:r w:rsidR="003D74CC">
          <w:rPr>
            <w:noProof/>
            <w:webHidden/>
          </w:rPr>
          <w:fldChar w:fldCharType="end"/>
        </w:r>
      </w:hyperlink>
    </w:p>
    <w:p w14:paraId="03DD476D" w14:textId="2D9B47B8" w:rsidR="003D74CC" w:rsidRDefault="00514A04">
      <w:pPr>
        <w:pStyle w:val="TableofFigures"/>
        <w:tabs>
          <w:tab w:val="right" w:leader="dot" w:pos="9350"/>
        </w:tabs>
        <w:rPr>
          <w:rFonts w:eastAsiaTheme="minorEastAsia"/>
          <w:noProof/>
        </w:rPr>
      </w:pPr>
      <w:hyperlink w:anchor="_Toc26440280" w:history="1">
        <w:r w:rsidR="003D74CC" w:rsidRPr="000664B7">
          <w:rPr>
            <w:rStyle w:val="Hyperlink"/>
            <w:noProof/>
          </w:rPr>
          <w:t xml:space="preserve">Table 4: Coefficient estimates for ridge </w:t>
        </w:r>
        <w:r w:rsidR="00FD2C38">
          <w:rPr>
            <w:rStyle w:val="Hyperlink"/>
            <w:noProof/>
          </w:rPr>
          <w:t>logistic</w:t>
        </w:r>
        <w:r w:rsidR="003D74CC" w:rsidRPr="000664B7">
          <w:rPr>
            <w:rStyle w:val="Hyperlink"/>
            <w:noProof/>
          </w:rPr>
          <w:t xml:space="preserve"> regression with minimum lambda</w:t>
        </w:r>
        <w:r w:rsidR="003D74CC">
          <w:rPr>
            <w:noProof/>
            <w:webHidden/>
          </w:rPr>
          <w:tab/>
        </w:r>
        <w:r w:rsidR="003D74CC">
          <w:rPr>
            <w:noProof/>
            <w:webHidden/>
          </w:rPr>
          <w:fldChar w:fldCharType="begin"/>
        </w:r>
        <w:r w:rsidR="003D74CC">
          <w:rPr>
            <w:noProof/>
            <w:webHidden/>
          </w:rPr>
          <w:instrText xml:space="preserve"> PAGEREF _Toc26440280 \h </w:instrText>
        </w:r>
        <w:r w:rsidR="003D74CC">
          <w:rPr>
            <w:noProof/>
            <w:webHidden/>
          </w:rPr>
        </w:r>
        <w:r w:rsidR="003D74CC">
          <w:rPr>
            <w:noProof/>
            <w:webHidden/>
          </w:rPr>
          <w:fldChar w:fldCharType="separate"/>
        </w:r>
        <w:r w:rsidR="003D74CC">
          <w:rPr>
            <w:noProof/>
            <w:webHidden/>
          </w:rPr>
          <w:t>10</w:t>
        </w:r>
        <w:r w:rsidR="003D74CC">
          <w:rPr>
            <w:noProof/>
            <w:webHidden/>
          </w:rPr>
          <w:fldChar w:fldCharType="end"/>
        </w:r>
      </w:hyperlink>
    </w:p>
    <w:p w14:paraId="5B09DD37" w14:textId="62DB15C3" w:rsidR="003D74CC" w:rsidRDefault="00514A04">
      <w:pPr>
        <w:pStyle w:val="TableofFigures"/>
        <w:tabs>
          <w:tab w:val="right" w:leader="dot" w:pos="9350"/>
        </w:tabs>
        <w:rPr>
          <w:rFonts w:eastAsiaTheme="minorEastAsia"/>
          <w:noProof/>
        </w:rPr>
      </w:pPr>
      <w:hyperlink w:anchor="_Toc26440281" w:history="1">
        <w:r w:rsidR="003D74CC" w:rsidRPr="000664B7">
          <w:rPr>
            <w:rStyle w:val="Hyperlink"/>
            <w:noProof/>
          </w:rPr>
          <w:t xml:space="preserve">Table 5: Confusion matrix for ridge </w:t>
        </w:r>
        <w:r w:rsidR="00FD2C38">
          <w:rPr>
            <w:rStyle w:val="Hyperlink"/>
            <w:noProof/>
          </w:rPr>
          <w:t>logistic</w:t>
        </w:r>
        <w:r w:rsidR="003D74CC" w:rsidRPr="000664B7">
          <w:rPr>
            <w:rStyle w:val="Hyperlink"/>
            <w:noProof/>
          </w:rPr>
          <w:t xml:space="preserve"> regression with minimum lambda</w:t>
        </w:r>
        <w:r w:rsidR="003D74CC">
          <w:rPr>
            <w:noProof/>
            <w:webHidden/>
          </w:rPr>
          <w:tab/>
        </w:r>
        <w:r w:rsidR="003D74CC">
          <w:rPr>
            <w:noProof/>
            <w:webHidden/>
          </w:rPr>
          <w:fldChar w:fldCharType="begin"/>
        </w:r>
        <w:r w:rsidR="003D74CC">
          <w:rPr>
            <w:noProof/>
            <w:webHidden/>
          </w:rPr>
          <w:instrText xml:space="preserve"> PAGEREF _Toc26440281 \h </w:instrText>
        </w:r>
        <w:r w:rsidR="003D74CC">
          <w:rPr>
            <w:noProof/>
            <w:webHidden/>
          </w:rPr>
        </w:r>
        <w:r w:rsidR="003D74CC">
          <w:rPr>
            <w:noProof/>
            <w:webHidden/>
          </w:rPr>
          <w:fldChar w:fldCharType="separate"/>
        </w:r>
        <w:r w:rsidR="003D74CC">
          <w:rPr>
            <w:noProof/>
            <w:webHidden/>
          </w:rPr>
          <w:t>11</w:t>
        </w:r>
        <w:r w:rsidR="003D74CC">
          <w:rPr>
            <w:noProof/>
            <w:webHidden/>
          </w:rPr>
          <w:fldChar w:fldCharType="end"/>
        </w:r>
      </w:hyperlink>
    </w:p>
    <w:p w14:paraId="24785ECC" w14:textId="44AD71B0" w:rsidR="003D74CC" w:rsidRDefault="00514A04">
      <w:pPr>
        <w:pStyle w:val="TableofFigures"/>
        <w:tabs>
          <w:tab w:val="right" w:leader="dot" w:pos="9350"/>
        </w:tabs>
        <w:rPr>
          <w:rFonts w:eastAsiaTheme="minorEastAsia"/>
          <w:noProof/>
        </w:rPr>
      </w:pPr>
      <w:hyperlink w:anchor="_Toc26440282" w:history="1">
        <w:r w:rsidR="003D74CC" w:rsidRPr="000664B7">
          <w:rPr>
            <w:rStyle w:val="Hyperlink"/>
            <w:noProof/>
          </w:rPr>
          <w:t xml:space="preserve">Table 6: Coefficient estimates for ridge </w:t>
        </w:r>
        <w:r w:rsidR="00FD2C38">
          <w:rPr>
            <w:rStyle w:val="Hyperlink"/>
            <w:noProof/>
          </w:rPr>
          <w:t>logistic</w:t>
        </w:r>
        <w:r w:rsidR="003D74CC" w:rsidRPr="000664B7">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_Toc26440282 \h </w:instrText>
        </w:r>
        <w:r w:rsidR="003D74CC">
          <w:rPr>
            <w:noProof/>
            <w:webHidden/>
          </w:rPr>
        </w:r>
        <w:r w:rsidR="003D74CC">
          <w:rPr>
            <w:noProof/>
            <w:webHidden/>
          </w:rPr>
          <w:fldChar w:fldCharType="separate"/>
        </w:r>
        <w:r w:rsidR="003D74CC">
          <w:rPr>
            <w:noProof/>
            <w:webHidden/>
          </w:rPr>
          <w:t>13</w:t>
        </w:r>
        <w:r w:rsidR="003D74CC">
          <w:rPr>
            <w:noProof/>
            <w:webHidden/>
          </w:rPr>
          <w:fldChar w:fldCharType="end"/>
        </w:r>
      </w:hyperlink>
    </w:p>
    <w:p w14:paraId="38D98D74" w14:textId="1075A93F" w:rsidR="003D74CC" w:rsidRDefault="00514A04">
      <w:pPr>
        <w:pStyle w:val="TableofFigures"/>
        <w:tabs>
          <w:tab w:val="right" w:leader="dot" w:pos="9350"/>
        </w:tabs>
        <w:rPr>
          <w:rFonts w:eastAsiaTheme="minorEastAsia"/>
          <w:noProof/>
        </w:rPr>
      </w:pPr>
      <w:hyperlink w:anchor="_Toc26440283" w:history="1">
        <w:r w:rsidR="003D74CC" w:rsidRPr="000664B7">
          <w:rPr>
            <w:rStyle w:val="Hyperlink"/>
            <w:noProof/>
          </w:rPr>
          <w:t xml:space="preserve">Table 7: Confusion matrix for ridge </w:t>
        </w:r>
        <w:r w:rsidR="00FD2C38">
          <w:rPr>
            <w:rStyle w:val="Hyperlink"/>
            <w:noProof/>
          </w:rPr>
          <w:t>logistic</w:t>
        </w:r>
        <w:r w:rsidR="003D74CC" w:rsidRPr="000664B7">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_Toc26440283 \h </w:instrText>
        </w:r>
        <w:r w:rsidR="003D74CC">
          <w:rPr>
            <w:noProof/>
            <w:webHidden/>
          </w:rPr>
        </w:r>
        <w:r w:rsidR="003D74CC">
          <w:rPr>
            <w:noProof/>
            <w:webHidden/>
          </w:rPr>
          <w:fldChar w:fldCharType="separate"/>
        </w:r>
        <w:r w:rsidR="003D74CC">
          <w:rPr>
            <w:noProof/>
            <w:webHidden/>
          </w:rPr>
          <w:t>14</w:t>
        </w:r>
        <w:r w:rsidR="003D74CC">
          <w:rPr>
            <w:noProof/>
            <w:webHidden/>
          </w:rPr>
          <w:fldChar w:fldCharType="end"/>
        </w:r>
      </w:hyperlink>
    </w:p>
    <w:p w14:paraId="0D1470B6" w14:textId="1E81B0FE" w:rsidR="003D74CC" w:rsidRDefault="00514A04">
      <w:pPr>
        <w:pStyle w:val="TableofFigures"/>
        <w:tabs>
          <w:tab w:val="right" w:leader="dot" w:pos="9350"/>
        </w:tabs>
        <w:rPr>
          <w:rFonts w:eastAsiaTheme="minorEastAsia"/>
          <w:noProof/>
        </w:rPr>
      </w:pPr>
      <w:hyperlink w:anchor="_Toc26440284" w:history="1">
        <w:r w:rsidR="003D74CC" w:rsidRPr="000664B7">
          <w:rPr>
            <w:rStyle w:val="Hyperlink"/>
            <w:noProof/>
          </w:rPr>
          <w:t xml:space="preserve">Table 8: Coefficient estimates for Lasso </w:t>
        </w:r>
        <w:r w:rsidR="00FD2C38">
          <w:rPr>
            <w:rStyle w:val="Hyperlink"/>
            <w:noProof/>
          </w:rPr>
          <w:t>logistic</w:t>
        </w:r>
        <w:r w:rsidR="003D74CC" w:rsidRPr="000664B7">
          <w:rPr>
            <w:rStyle w:val="Hyperlink"/>
            <w:noProof/>
          </w:rPr>
          <w:t xml:space="preserve"> regression with minimum lambda</w:t>
        </w:r>
        <w:r w:rsidR="003D74CC">
          <w:rPr>
            <w:noProof/>
            <w:webHidden/>
          </w:rPr>
          <w:tab/>
        </w:r>
        <w:r w:rsidR="003D74CC">
          <w:rPr>
            <w:noProof/>
            <w:webHidden/>
          </w:rPr>
          <w:fldChar w:fldCharType="begin"/>
        </w:r>
        <w:r w:rsidR="003D74CC">
          <w:rPr>
            <w:noProof/>
            <w:webHidden/>
          </w:rPr>
          <w:instrText xml:space="preserve"> PAGEREF _Toc26440284 \h </w:instrText>
        </w:r>
        <w:r w:rsidR="003D74CC">
          <w:rPr>
            <w:noProof/>
            <w:webHidden/>
          </w:rPr>
        </w:r>
        <w:r w:rsidR="003D74CC">
          <w:rPr>
            <w:noProof/>
            <w:webHidden/>
          </w:rPr>
          <w:fldChar w:fldCharType="separate"/>
        </w:r>
        <w:r w:rsidR="003D74CC">
          <w:rPr>
            <w:noProof/>
            <w:webHidden/>
          </w:rPr>
          <w:t>17</w:t>
        </w:r>
        <w:r w:rsidR="003D74CC">
          <w:rPr>
            <w:noProof/>
            <w:webHidden/>
          </w:rPr>
          <w:fldChar w:fldCharType="end"/>
        </w:r>
      </w:hyperlink>
    </w:p>
    <w:p w14:paraId="6434BA3A" w14:textId="09359414" w:rsidR="003D74CC" w:rsidRDefault="00514A04">
      <w:pPr>
        <w:pStyle w:val="TableofFigures"/>
        <w:tabs>
          <w:tab w:val="right" w:leader="dot" w:pos="9350"/>
        </w:tabs>
        <w:rPr>
          <w:rFonts w:eastAsiaTheme="minorEastAsia"/>
          <w:noProof/>
        </w:rPr>
      </w:pPr>
      <w:hyperlink w:anchor="_Toc26440285" w:history="1">
        <w:r w:rsidR="003D74CC" w:rsidRPr="000664B7">
          <w:rPr>
            <w:rStyle w:val="Hyperlink"/>
            <w:noProof/>
          </w:rPr>
          <w:t xml:space="preserve">Table 9: Confusion matrix for lasso </w:t>
        </w:r>
        <w:r w:rsidR="00FD2C38">
          <w:rPr>
            <w:rStyle w:val="Hyperlink"/>
            <w:noProof/>
          </w:rPr>
          <w:t>logistic</w:t>
        </w:r>
        <w:r w:rsidR="003D74CC" w:rsidRPr="000664B7">
          <w:rPr>
            <w:rStyle w:val="Hyperlink"/>
            <w:noProof/>
          </w:rPr>
          <w:t xml:space="preserve"> regression with minimum lambda</w:t>
        </w:r>
        <w:r w:rsidR="003D74CC">
          <w:rPr>
            <w:noProof/>
            <w:webHidden/>
          </w:rPr>
          <w:tab/>
        </w:r>
        <w:r w:rsidR="003D74CC">
          <w:rPr>
            <w:noProof/>
            <w:webHidden/>
          </w:rPr>
          <w:fldChar w:fldCharType="begin"/>
        </w:r>
        <w:r w:rsidR="003D74CC">
          <w:rPr>
            <w:noProof/>
            <w:webHidden/>
          </w:rPr>
          <w:instrText xml:space="preserve"> PAGEREF _Toc26440285 \h </w:instrText>
        </w:r>
        <w:r w:rsidR="003D74CC">
          <w:rPr>
            <w:noProof/>
            <w:webHidden/>
          </w:rPr>
        </w:r>
        <w:r w:rsidR="003D74CC">
          <w:rPr>
            <w:noProof/>
            <w:webHidden/>
          </w:rPr>
          <w:fldChar w:fldCharType="separate"/>
        </w:r>
        <w:r w:rsidR="003D74CC">
          <w:rPr>
            <w:noProof/>
            <w:webHidden/>
          </w:rPr>
          <w:t>18</w:t>
        </w:r>
        <w:r w:rsidR="003D74CC">
          <w:rPr>
            <w:noProof/>
            <w:webHidden/>
          </w:rPr>
          <w:fldChar w:fldCharType="end"/>
        </w:r>
      </w:hyperlink>
    </w:p>
    <w:p w14:paraId="55D9212E" w14:textId="7BE88E4F" w:rsidR="003D74CC" w:rsidRDefault="00514A04">
      <w:pPr>
        <w:pStyle w:val="TableofFigures"/>
        <w:tabs>
          <w:tab w:val="right" w:leader="dot" w:pos="9350"/>
        </w:tabs>
        <w:rPr>
          <w:rFonts w:eastAsiaTheme="minorEastAsia"/>
          <w:noProof/>
        </w:rPr>
      </w:pPr>
      <w:hyperlink w:anchor="_Toc26440286" w:history="1">
        <w:r w:rsidR="003D74CC" w:rsidRPr="000664B7">
          <w:rPr>
            <w:rStyle w:val="Hyperlink"/>
            <w:noProof/>
          </w:rPr>
          <w:t xml:space="preserve">Table 10: Coefficient estimates for lasso </w:t>
        </w:r>
        <w:r w:rsidR="00FD2C38">
          <w:rPr>
            <w:rStyle w:val="Hyperlink"/>
            <w:noProof/>
          </w:rPr>
          <w:t>logistic</w:t>
        </w:r>
        <w:r w:rsidR="003D74CC" w:rsidRPr="000664B7">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_Toc26440286 \h </w:instrText>
        </w:r>
        <w:r w:rsidR="003D74CC">
          <w:rPr>
            <w:noProof/>
            <w:webHidden/>
          </w:rPr>
        </w:r>
        <w:r w:rsidR="003D74CC">
          <w:rPr>
            <w:noProof/>
            <w:webHidden/>
          </w:rPr>
          <w:fldChar w:fldCharType="separate"/>
        </w:r>
        <w:r w:rsidR="003D74CC">
          <w:rPr>
            <w:noProof/>
            <w:webHidden/>
          </w:rPr>
          <w:t>20</w:t>
        </w:r>
        <w:r w:rsidR="003D74CC">
          <w:rPr>
            <w:noProof/>
            <w:webHidden/>
          </w:rPr>
          <w:fldChar w:fldCharType="end"/>
        </w:r>
      </w:hyperlink>
    </w:p>
    <w:p w14:paraId="05DAC0F3" w14:textId="0FD3E6C1" w:rsidR="003D74CC" w:rsidRDefault="00514A04">
      <w:pPr>
        <w:pStyle w:val="TableofFigures"/>
        <w:tabs>
          <w:tab w:val="right" w:leader="dot" w:pos="9350"/>
        </w:tabs>
        <w:rPr>
          <w:rFonts w:eastAsiaTheme="minorEastAsia"/>
          <w:noProof/>
        </w:rPr>
      </w:pPr>
      <w:hyperlink w:anchor="_Toc26440287" w:history="1">
        <w:r w:rsidR="003D74CC" w:rsidRPr="000664B7">
          <w:rPr>
            <w:rStyle w:val="Hyperlink"/>
            <w:noProof/>
          </w:rPr>
          <w:t xml:space="preserve">Table 11: Confusion matrix for lasso </w:t>
        </w:r>
        <w:r w:rsidR="00FD2C38">
          <w:rPr>
            <w:rStyle w:val="Hyperlink"/>
            <w:noProof/>
          </w:rPr>
          <w:t>logistic</w:t>
        </w:r>
        <w:r w:rsidR="003D74CC" w:rsidRPr="000664B7">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_Toc26440287 \h </w:instrText>
        </w:r>
        <w:r w:rsidR="003D74CC">
          <w:rPr>
            <w:noProof/>
            <w:webHidden/>
          </w:rPr>
        </w:r>
        <w:r w:rsidR="003D74CC">
          <w:rPr>
            <w:noProof/>
            <w:webHidden/>
          </w:rPr>
          <w:fldChar w:fldCharType="separate"/>
        </w:r>
        <w:r w:rsidR="003D74CC">
          <w:rPr>
            <w:noProof/>
            <w:webHidden/>
          </w:rPr>
          <w:t>21</w:t>
        </w:r>
        <w:r w:rsidR="003D74CC">
          <w:rPr>
            <w:noProof/>
            <w:webHidden/>
          </w:rPr>
          <w:fldChar w:fldCharType="end"/>
        </w:r>
      </w:hyperlink>
    </w:p>
    <w:p w14:paraId="3428D896" w14:textId="1F8B25B6" w:rsidR="003D74CC" w:rsidRDefault="00514A04">
      <w:pPr>
        <w:pStyle w:val="TableofFigures"/>
        <w:tabs>
          <w:tab w:val="right" w:leader="dot" w:pos="9350"/>
        </w:tabs>
        <w:rPr>
          <w:rFonts w:eastAsiaTheme="minorEastAsia"/>
          <w:noProof/>
        </w:rPr>
      </w:pPr>
      <w:hyperlink w:anchor="_Toc26440288" w:history="1">
        <w:r w:rsidR="003D74CC" w:rsidRPr="000664B7">
          <w:rPr>
            <w:rStyle w:val="Hyperlink"/>
            <w:noProof/>
          </w:rPr>
          <w:t xml:space="preserve">Table 12: Coefficient estimate for elastic net </w:t>
        </w:r>
        <w:r w:rsidR="00FD2C38">
          <w:rPr>
            <w:rStyle w:val="Hyperlink"/>
            <w:noProof/>
          </w:rPr>
          <w:t>logistic</w:t>
        </w:r>
        <w:r w:rsidR="003D74CC" w:rsidRPr="000664B7">
          <w:rPr>
            <w:rStyle w:val="Hyperlink"/>
            <w:noProof/>
          </w:rPr>
          <w:t xml:space="preserve"> regression with minimum lambda</w:t>
        </w:r>
        <w:r w:rsidR="003D74CC">
          <w:rPr>
            <w:noProof/>
            <w:webHidden/>
          </w:rPr>
          <w:tab/>
        </w:r>
        <w:r w:rsidR="003D74CC">
          <w:rPr>
            <w:noProof/>
            <w:webHidden/>
          </w:rPr>
          <w:fldChar w:fldCharType="begin"/>
        </w:r>
        <w:r w:rsidR="003D74CC">
          <w:rPr>
            <w:noProof/>
            <w:webHidden/>
          </w:rPr>
          <w:instrText xml:space="preserve"> PAGEREF _Toc26440288 \h </w:instrText>
        </w:r>
        <w:r w:rsidR="003D74CC">
          <w:rPr>
            <w:noProof/>
            <w:webHidden/>
          </w:rPr>
        </w:r>
        <w:r w:rsidR="003D74CC">
          <w:rPr>
            <w:noProof/>
            <w:webHidden/>
          </w:rPr>
          <w:fldChar w:fldCharType="separate"/>
        </w:r>
        <w:r w:rsidR="003D74CC">
          <w:rPr>
            <w:noProof/>
            <w:webHidden/>
          </w:rPr>
          <w:t>23</w:t>
        </w:r>
        <w:r w:rsidR="003D74CC">
          <w:rPr>
            <w:noProof/>
            <w:webHidden/>
          </w:rPr>
          <w:fldChar w:fldCharType="end"/>
        </w:r>
      </w:hyperlink>
    </w:p>
    <w:p w14:paraId="1E09AFB6" w14:textId="021330AE" w:rsidR="003D74CC" w:rsidRDefault="00514A04">
      <w:pPr>
        <w:pStyle w:val="TableofFigures"/>
        <w:tabs>
          <w:tab w:val="right" w:leader="dot" w:pos="9350"/>
        </w:tabs>
        <w:rPr>
          <w:rFonts w:eastAsiaTheme="minorEastAsia"/>
          <w:noProof/>
        </w:rPr>
      </w:pPr>
      <w:hyperlink w:anchor="_Toc26440289" w:history="1">
        <w:r w:rsidR="003D74CC" w:rsidRPr="000664B7">
          <w:rPr>
            <w:rStyle w:val="Hyperlink"/>
            <w:noProof/>
          </w:rPr>
          <w:t xml:space="preserve">Table 13: Confusion matrix for elastic net </w:t>
        </w:r>
        <w:r w:rsidR="00FD2C38">
          <w:rPr>
            <w:rStyle w:val="Hyperlink"/>
            <w:noProof/>
          </w:rPr>
          <w:t>logistic</w:t>
        </w:r>
        <w:r w:rsidR="003D74CC" w:rsidRPr="000664B7">
          <w:rPr>
            <w:rStyle w:val="Hyperlink"/>
            <w:noProof/>
          </w:rPr>
          <w:t xml:space="preserve"> regression with minimum lambda</w:t>
        </w:r>
        <w:r w:rsidR="003D74CC">
          <w:rPr>
            <w:noProof/>
            <w:webHidden/>
          </w:rPr>
          <w:tab/>
        </w:r>
        <w:r w:rsidR="003D74CC">
          <w:rPr>
            <w:noProof/>
            <w:webHidden/>
          </w:rPr>
          <w:fldChar w:fldCharType="begin"/>
        </w:r>
        <w:r w:rsidR="003D74CC">
          <w:rPr>
            <w:noProof/>
            <w:webHidden/>
          </w:rPr>
          <w:instrText xml:space="preserve"> PAGEREF _Toc26440289 \h </w:instrText>
        </w:r>
        <w:r w:rsidR="003D74CC">
          <w:rPr>
            <w:noProof/>
            <w:webHidden/>
          </w:rPr>
        </w:r>
        <w:r w:rsidR="003D74CC">
          <w:rPr>
            <w:noProof/>
            <w:webHidden/>
          </w:rPr>
          <w:fldChar w:fldCharType="separate"/>
        </w:r>
        <w:r w:rsidR="003D74CC">
          <w:rPr>
            <w:noProof/>
            <w:webHidden/>
          </w:rPr>
          <w:t>24</w:t>
        </w:r>
        <w:r w:rsidR="003D74CC">
          <w:rPr>
            <w:noProof/>
            <w:webHidden/>
          </w:rPr>
          <w:fldChar w:fldCharType="end"/>
        </w:r>
      </w:hyperlink>
    </w:p>
    <w:p w14:paraId="74A69BF3" w14:textId="5244D097" w:rsidR="003D74CC" w:rsidRDefault="00514A04">
      <w:pPr>
        <w:pStyle w:val="TableofFigures"/>
        <w:tabs>
          <w:tab w:val="right" w:leader="dot" w:pos="9350"/>
        </w:tabs>
        <w:rPr>
          <w:rFonts w:eastAsiaTheme="minorEastAsia"/>
          <w:noProof/>
        </w:rPr>
      </w:pPr>
      <w:hyperlink w:anchor="_Toc26440290" w:history="1">
        <w:r w:rsidR="003D74CC" w:rsidRPr="000664B7">
          <w:rPr>
            <w:rStyle w:val="Hyperlink"/>
            <w:noProof/>
          </w:rPr>
          <w:t xml:space="preserve">Table 14: Coefficient estimates for elastic net </w:t>
        </w:r>
        <w:r w:rsidR="00FD2C38">
          <w:rPr>
            <w:rStyle w:val="Hyperlink"/>
            <w:noProof/>
          </w:rPr>
          <w:t>logistic</w:t>
        </w:r>
        <w:r w:rsidR="003D74CC" w:rsidRPr="000664B7">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_Toc26440290 \h </w:instrText>
        </w:r>
        <w:r w:rsidR="003D74CC">
          <w:rPr>
            <w:noProof/>
            <w:webHidden/>
          </w:rPr>
        </w:r>
        <w:r w:rsidR="003D74CC">
          <w:rPr>
            <w:noProof/>
            <w:webHidden/>
          </w:rPr>
          <w:fldChar w:fldCharType="separate"/>
        </w:r>
        <w:r w:rsidR="003D74CC">
          <w:rPr>
            <w:noProof/>
            <w:webHidden/>
          </w:rPr>
          <w:t>25</w:t>
        </w:r>
        <w:r w:rsidR="003D74CC">
          <w:rPr>
            <w:noProof/>
            <w:webHidden/>
          </w:rPr>
          <w:fldChar w:fldCharType="end"/>
        </w:r>
      </w:hyperlink>
    </w:p>
    <w:p w14:paraId="36B9BA61" w14:textId="50A161A1" w:rsidR="003D74CC" w:rsidRDefault="00514A04">
      <w:pPr>
        <w:pStyle w:val="TableofFigures"/>
        <w:tabs>
          <w:tab w:val="right" w:leader="dot" w:pos="9350"/>
        </w:tabs>
        <w:rPr>
          <w:rFonts w:eastAsiaTheme="minorEastAsia"/>
          <w:noProof/>
        </w:rPr>
      </w:pPr>
      <w:hyperlink w:anchor="_Toc26440291" w:history="1">
        <w:r w:rsidR="003D74CC" w:rsidRPr="000664B7">
          <w:rPr>
            <w:rStyle w:val="Hyperlink"/>
            <w:noProof/>
          </w:rPr>
          <w:t xml:space="preserve">Table 15: Confusion matrix for elastic net </w:t>
        </w:r>
        <w:r w:rsidR="00FD2C38">
          <w:rPr>
            <w:rStyle w:val="Hyperlink"/>
            <w:noProof/>
          </w:rPr>
          <w:t>logistic</w:t>
        </w:r>
        <w:r w:rsidR="003D74CC" w:rsidRPr="000664B7">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_Toc26440291 \h </w:instrText>
        </w:r>
        <w:r w:rsidR="003D74CC">
          <w:rPr>
            <w:noProof/>
            <w:webHidden/>
          </w:rPr>
        </w:r>
        <w:r w:rsidR="003D74CC">
          <w:rPr>
            <w:noProof/>
            <w:webHidden/>
          </w:rPr>
          <w:fldChar w:fldCharType="separate"/>
        </w:r>
        <w:r w:rsidR="003D74CC">
          <w:rPr>
            <w:noProof/>
            <w:webHidden/>
          </w:rPr>
          <w:t>26</w:t>
        </w:r>
        <w:r w:rsidR="003D74CC">
          <w:rPr>
            <w:noProof/>
            <w:webHidden/>
          </w:rPr>
          <w:fldChar w:fldCharType="end"/>
        </w:r>
      </w:hyperlink>
    </w:p>
    <w:p w14:paraId="0E2FF3E2" w14:textId="7926D615" w:rsidR="003D74CC" w:rsidRDefault="00514A04">
      <w:pPr>
        <w:pStyle w:val="TableofFigures"/>
        <w:tabs>
          <w:tab w:val="right" w:leader="dot" w:pos="9350"/>
        </w:tabs>
        <w:rPr>
          <w:rFonts w:eastAsiaTheme="minorEastAsia"/>
          <w:noProof/>
        </w:rPr>
      </w:pPr>
      <w:hyperlink w:anchor="_Toc26440292" w:history="1">
        <w:r w:rsidR="003D74CC" w:rsidRPr="000664B7">
          <w:rPr>
            <w:rStyle w:val="Hyperlink"/>
            <w:noProof/>
          </w:rPr>
          <w:t>Table 16: Coefficient estimates of linear discriminant analysis</w:t>
        </w:r>
        <w:r w:rsidR="003D74CC">
          <w:rPr>
            <w:noProof/>
            <w:webHidden/>
          </w:rPr>
          <w:tab/>
        </w:r>
        <w:r w:rsidR="003D74CC">
          <w:rPr>
            <w:noProof/>
            <w:webHidden/>
          </w:rPr>
          <w:fldChar w:fldCharType="begin"/>
        </w:r>
        <w:r w:rsidR="003D74CC">
          <w:rPr>
            <w:noProof/>
            <w:webHidden/>
          </w:rPr>
          <w:instrText xml:space="preserve"> PAGEREF _Toc26440292 \h </w:instrText>
        </w:r>
        <w:r w:rsidR="003D74CC">
          <w:rPr>
            <w:noProof/>
            <w:webHidden/>
          </w:rPr>
        </w:r>
        <w:r w:rsidR="003D74CC">
          <w:rPr>
            <w:noProof/>
            <w:webHidden/>
          </w:rPr>
          <w:fldChar w:fldCharType="separate"/>
        </w:r>
        <w:r w:rsidR="003D74CC">
          <w:rPr>
            <w:noProof/>
            <w:webHidden/>
          </w:rPr>
          <w:t>28</w:t>
        </w:r>
        <w:r w:rsidR="003D74CC">
          <w:rPr>
            <w:noProof/>
            <w:webHidden/>
          </w:rPr>
          <w:fldChar w:fldCharType="end"/>
        </w:r>
      </w:hyperlink>
    </w:p>
    <w:p w14:paraId="60ABD401" w14:textId="1F25A33F" w:rsidR="003D74CC" w:rsidRDefault="00514A04">
      <w:pPr>
        <w:pStyle w:val="TableofFigures"/>
        <w:tabs>
          <w:tab w:val="right" w:leader="dot" w:pos="9350"/>
        </w:tabs>
        <w:rPr>
          <w:rFonts w:eastAsiaTheme="minorEastAsia"/>
          <w:noProof/>
        </w:rPr>
      </w:pPr>
      <w:hyperlink w:anchor="_Toc26440293" w:history="1">
        <w:r w:rsidR="003D74CC" w:rsidRPr="000664B7">
          <w:rPr>
            <w:rStyle w:val="Hyperlink"/>
            <w:noProof/>
          </w:rPr>
          <w:t>Table 17: Confusion matrix of linear discriminant analysis</w:t>
        </w:r>
        <w:r w:rsidR="003D74CC">
          <w:rPr>
            <w:noProof/>
            <w:webHidden/>
          </w:rPr>
          <w:tab/>
        </w:r>
        <w:r w:rsidR="003D74CC">
          <w:rPr>
            <w:noProof/>
            <w:webHidden/>
          </w:rPr>
          <w:fldChar w:fldCharType="begin"/>
        </w:r>
        <w:r w:rsidR="003D74CC">
          <w:rPr>
            <w:noProof/>
            <w:webHidden/>
          </w:rPr>
          <w:instrText xml:space="preserve"> PAGEREF _Toc26440293 \h </w:instrText>
        </w:r>
        <w:r w:rsidR="003D74CC">
          <w:rPr>
            <w:noProof/>
            <w:webHidden/>
          </w:rPr>
        </w:r>
        <w:r w:rsidR="003D74CC">
          <w:rPr>
            <w:noProof/>
            <w:webHidden/>
          </w:rPr>
          <w:fldChar w:fldCharType="separate"/>
        </w:r>
        <w:r w:rsidR="003D74CC">
          <w:rPr>
            <w:noProof/>
            <w:webHidden/>
          </w:rPr>
          <w:t>29</w:t>
        </w:r>
        <w:r w:rsidR="003D74CC">
          <w:rPr>
            <w:noProof/>
            <w:webHidden/>
          </w:rPr>
          <w:fldChar w:fldCharType="end"/>
        </w:r>
      </w:hyperlink>
    </w:p>
    <w:p w14:paraId="3AF11F54" w14:textId="0DB1A187" w:rsidR="003D74CC" w:rsidRDefault="00514A04">
      <w:pPr>
        <w:pStyle w:val="TableofFigures"/>
        <w:tabs>
          <w:tab w:val="right" w:leader="dot" w:pos="9350"/>
        </w:tabs>
        <w:rPr>
          <w:rFonts w:eastAsiaTheme="minorEastAsia"/>
          <w:noProof/>
        </w:rPr>
      </w:pPr>
      <w:hyperlink w:anchor="_Toc26440294" w:history="1">
        <w:r w:rsidR="003D74CC" w:rsidRPr="000664B7">
          <w:rPr>
            <w:rStyle w:val="Hyperlink"/>
            <w:noProof/>
          </w:rPr>
          <w:t>Table 18: Group means for quadratic discriminant analysis</w:t>
        </w:r>
        <w:r w:rsidR="003D74CC">
          <w:rPr>
            <w:noProof/>
            <w:webHidden/>
          </w:rPr>
          <w:tab/>
        </w:r>
        <w:r w:rsidR="003D74CC">
          <w:rPr>
            <w:noProof/>
            <w:webHidden/>
          </w:rPr>
          <w:fldChar w:fldCharType="begin"/>
        </w:r>
        <w:r w:rsidR="003D74CC">
          <w:rPr>
            <w:noProof/>
            <w:webHidden/>
          </w:rPr>
          <w:instrText xml:space="preserve"> PAGEREF _Toc26440294 \h </w:instrText>
        </w:r>
        <w:r w:rsidR="003D74CC">
          <w:rPr>
            <w:noProof/>
            <w:webHidden/>
          </w:rPr>
        </w:r>
        <w:r w:rsidR="003D74CC">
          <w:rPr>
            <w:noProof/>
            <w:webHidden/>
          </w:rPr>
          <w:fldChar w:fldCharType="separate"/>
        </w:r>
        <w:r w:rsidR="003D74CC">
          <w:rPr>
            <w:noProof/>
            <w:webHidden/>
          </w:rPr>
          <w:t>30</w:t>
        </w:r>
        <w:r w:rsidR="003D74CC">
          <w:rPr>
            <w:noProof/>
            <w:webHidden/>
          </w:rPr>
          <w:fldChar w:fldCharType="end"/>
        </w:r>
      </w:hyperlink>
    </w:p>
    <w:p w14:paraId="4F4BA1BF" w14:textId="206A96E0" w:rsidR="003D74CC" w:rsidRDefault="00514A04">
      <w:pPr>
        <w:pStyle w:val="TableofFigures"/>
        <w:tabs>
          <w:tab w:val="right" w:leader="dot" w:pos="9350"/>
        </w:tabs>
        <w:rPr>
          <w:rFonts w:eastAsiaTheme="minorEastAsia"/>
          <w:noProof/>
        </w:rPr>
      </w:pPr>
      <w:hyperlink w:anchor="_Toc26440295" w:history="1">
        <w:r w:rsidR="003D74CC" w:rsidRPr="000664B7">
          <w:rPr>
            <w:rStyle w:val="Hyperlink"/>
            <w:noProof/>
          </w:rPr>
          <w:t>Table 19: Confusion matrix for quadratic discriminant analysis</w:t>
        </w:r>
        <w:r w:rsidR="003D74CC">
          <w:rPr>
            <w:noProof/>
            <w:webHidden/>
          </w:rPr>
          <w:tab/>
        </w:r>
        <w:r w:rsidR="003D74CC">
          <w:rPr>
            <w:noProof/>
            <w:webHidden/>
          </w:rPr>
          <w:fldChar w:fldCharType="begin"/>
        </w:r>
        <w:r w:rsidR="003D74CC">
          <w:rPr>
            <w:noProof/>
            <w:webHidden/>
          </w:rPr>
          <w:instrText xml:space="preserve"> PAGEREF _Toc26440295 \h </w:instrText>
        </w:r>
        <w:r w:rsidR="003D74CC">
          <w:rPr>
            <w:noProof/>
            <w:webHidden/>
          </w:rPr>
        </w:r>
        <w:r w:rsidR="003D74CC">
          <w:rPr>
            <w:noProof/>
            <w:webHidden/>
          </w:rPr>
          <w:fldChar w:fldCharType="separate"/>
        </w:r>
        <w:r w:rsidR="003D74CC">
          <w:rPr>
            <w:noProof/>
            <w:webHidden/>
          </w:rPr>
          <w:t>31</w:t>
        </w:r>
        <w:r w:rsidR="003D74CC">
          <w:rPr>
            <w:noProof/>
            <w:webHidden/>
          </w:rPr>
          <w:fldChar w:fldCharType="end"/>
        </w:r>
      </w:hyperlink>
    </w:p>
    <w:p w14:paraId="2388FA20" w14:textId="52E09C8C" w:rsidR="003D74CC" w:rsidRDefault="00514A04">
      <w:pPr>
        <w:pStyle w:val="TableofFigures"/>
        <w:tabs>
          <w:tab w:val="right" w:leader="dot" w:pos="9350"/>
        </w:tabs>
        <w:rPr>
          <w:rFonts w:eastAsiaTheme="minorEastAsia"/>
          <w:noProof/>
        </w:rPr>
      </w:pPr>
      <w:hyperlink w:anchor="_Toc26440296" w:history="1">
        <w:r w:rsidR="003D74CC" w:rsidRPr="000664B7">
          <w:rPr>
            <w:rStyle w:val="Hyperlink"/>
            <w:noProof/>
          </w:rPr>
          <w:t>Table 20: Confusion matrix of naive bayes analysis</w:t>
        </w:r>
        <w:r w:rsidR="003D74CC">
          <w:rPr>
            <w:noProof/>
            <w:webHidden/>
          </w:rPr>
          <w:tab/>
        </w:r>
        <w:r w:rsidR="003D74CC">
          <w:rPr>
            <w:noProof/>
            <w:webHidden/>
          </w:rPr>
          <w:fldChar w:fldCharType="begin"/>
        </w:r>
        <w:r w:rsidR="003D74CC">
          <w:rPr>
            <w:noProof/>
            <w:webHidden/>
          </w:rPr>
          <w:instrText xml:space="preserve"> PAGEREF _Toc26440296 \h </w:instrText>
        </w:r>
        <w:r w:rsidR="003D74CC">
          <w:rPr>
            <w:noProof/>
            <w:webHidden/>
          </w:rPr>
        </w:r>
        <w:r w:rsidR="003D74CC">
          <w:rPr>
            <w:noProof/>
            <w:webHidden/>
          </w:rPr>
          <w:fldChar w:fldCharType="separate"/>
        </w:r>
        <w:r w:rsidR="003D74CC">
          <w:rPr>
            <w:noProof/>
            <w:webHidden/>
          </w:rPr>
          <w:t>32</w:t>
        </w:r>
        <w:r w:rsidR="003D74CC">
          <w:rPr>
            <w:noProof/>
            <w:webHidden/>
          </w:rPr>
          <w:fldChar w:fldCharType="end"/>
        </w:r>
      </w:hyperlink>
    </w:p>
    <w:p w14:paraId="58F05A04" w14:textId="75C06313" w:rsidR="003D74CC" w:rsidRDefault="00514A04">
      <w:pPr>
        <w:pStyle w:val="TableofFigures"/>
        <w:tabs>
          <w:tab w:val="right" w:leader="dot" w:pos="9350"/>
        </w:tabs>
        <w:rPr>
          <w:rFonts w:eastAsiaTheme="minorEastAsia"/>
          <w:noProof/>
        </w:rPr>
      </w:pPr>
      <w:hyperlink w:anchor="_Toc26440297" w:history="1">
        <w:r w:rsidR="003D74CC" w:rsidRPr="000664B7">
          <w:rPr>
            <w:rStyle w:val="Hyperlink"/>
            <w:noProof/>
          </w:rPr>
          <w:t>Table 21: Confusion matrix for 1NN analysis</w:t>
        </w:r>
        <w:r w:rsidR="003D74CC">
          <w:rPr>
            <w:noProof/>
            <w:webHidden/>
          </w:rPr>
          <w:tab/>
        </w:r>
        <w:r w:rsidR="003D74CC">
          <w:rPr>
            <w:noProof/>
            <w:webHidden/>
          </w:rPr>
          <w:fldChar w:fldCharType="begin"/>
        </w:r>
        <w:r w:rsidR="003D74CC">
          <w:rPr>
            <w:noProof/>
            <w:webHidden/>
          </w:rPr>
          <w:instrText xml:space="preserve"> PAGEREF _Toc26440297 \h </w:instrText>
        </w:r>
        <w:r w:rsidR="003D74CC">
          <w:rPr>
            <w:noProof/>
            <w:webHidden/>
          </w:rPr>
        </w:r>
        <w:r w:rsidR="003D74CC">
          <w:rPr>
            <w:noProof/>
            <w:webHidden/>
          </w:rPr>
          <w:fldChar w:fldCharType="separate"/>
        </w:r>
        <w:r w:rsidR="003D74CC">
          <w:rPr>
            <w:noProof/>
            <w:webHidden/>
          </w:rPr>
          <w:t>34</w:t>
        </w:r>
        <w:r w:rsidR="003D74CC">
          <w:rPr>
            <w:noProof/>
            <w:webHidden/>
          </w:rPr>
          <w:fldChar w:fldCharType="end"/>
        </w:r>
      </w:hyperlink>
    </w:p>
    <w:p w14:paraId="17BA34BB" w14:textId="121DA4C2" w:rsidR="003D74CC" w:rsidRDefault="00514A04">
      <w:pPr>
        <w:pStyle w:val="TableofFigures"/>
        <w:tabs>
          <w:tab w:val="right" w:leader="dot" w:pos="9350"/>
        </w:tabs>
        <w:rPr>
          <w:rFonts w:eastAsiaTheme="minorEastAsia"/>
          <w:noProof/>
        </w:rPr>
      </w:pPr>
      <w:hyperlink w:anchor="_Toc26440298" w:history="1">
        <w:r w:rsidR="003D74CC" w:rsidRPr="000664B7">
          <w:rPr>
            <w:rStyle w:val="Hyperlink"/>
            <w:noProof/>
          </w:rPr>
          <w:t>Table 22: Confusion matrix for 5NN analysis</w:t>
        </w:r>
        <w:r w:rsidR="003D74CC">
          <w:rPr>
            <w:noProof/>
            <w:webHidden/>
          </w:rPr>
          <w:tab/>
        </w:r>
        <w:r w:rsidR="003D74CC">
          <w:rPr>
            <w:noProof/>
            <w:webHidden/>
          </w:rPr>
          <w:fldChar w:fldCharType="begin"/>
        </w:r>
        <w:r w:rsidR="003D74CC">
          <w:rPr>
            <w:noProof/>
            <w:webHidden/>
          </w:rPr>
          <w:instrText xml:space="preserve"> PAGEREF _Toc26440298 \h </w:instrText>
        </w:r>
        <w:r w:rsidR="003D74CC">
          <w:rPr>
            <w:noProof/>
            <w:webHidden/>
          </w:rPr>
        </w:r>
        <w:r w:rsidR="003D74CC">
          <w:rPr>
            <w:noProof/>
            <w:webHidden/>
          </w:rPr>
          <w:fldChar w:fldCharType="separate"/>
        </w:r>
        <w:r w:rsidR="003D74CC">
          <w:rPr>
            <w:noProof/>
            <w:webHidden/>
          </w:rPr>
          <w:t>34</w:t>
        </w:r>
        <w:r w:rsidR="003D74CC">
          <w:rPr>
            <w:noProof/>
            <w:webHidden/>
          </w:rPr>
          <w:fldChar w:fldCharType="end"/>
        </w:r>
      </w:hyperlink>
    </w:p>
    <w:p w14:paraId="5D85A546" w14:textId="7F115593" w:rsidR="003D74CC" w:rsidRDefault="00514A04">
      <w:pPr>
        <w:pStyle w:val="TableofFigures"/>
        <w:tabs>
          <w:tab w:val="right" w:leader="dot" w:pos="9350"/>
        </w:tabs>
        <w:rPr>
          <w:rFonts w:eastAsiaTheme="minorEastAsia"/>
          <w:noProof/>
        </w:rPr>
      </w:pPr>
      <w:hyperlink w:anchor="_Toc26440299" w:history="1">
        <w:r w:rsidR="003D74CC" w:rsidRPr="000664B7">
          <w:rPr>
            <w:rStyle w:val="Hyperlink"/>
            <w:noProof/>
          </w:rPr>
          <w:t>Table 23: Confusion matrix for 10NN analysis</w:t>
        </w:r>
        <w:r w:rsidR="003D74CC">
          <w:rPr>
            <w:noProof/>
            <w:webHidden/>
          </w:rPr>
          <w:tab/>
        </w:r>
        <w:r w:rsidR="003D74CC">
          <w:rPr>
            <w:noProof/>
            <w:webHidden/>
          </w:rPr>
          <w:fldChar w:fldCharType="begin"/>
        </w:r>
        <w:r w:rsidR="003D74CC">
          <w:rPr>
            <w:noProof/>
            <w:webHidden/>
          </w:rPr>
          <w:instrText xml:space="preserve"> PAGEREF _Toc26440299 \h </w:instrText>
        </w:r>
        <w:r w:rsidR="003D74CC">
          <w:rPr>
            <w:noProof/>
            <w:webHidden/>
          </w:rPr>
        </w:r>
        <w:r w:rsidR="003D74CC">
          <w:rPr>
            <w:noProof/>
            <w:webHidden/>
          </w:rPr>
          <w:fldChar w:fldCharType="separate"/>
        </w:r>
        <w:r w:rsidR="003D74CC">
          <w:rPr>
            <w:noProof/>
            <w:webHidden/>
          </w:rPr>
          <w:t>35</w:t>
        </w:r>
        <w:r w:rsidR="003D74CC">
          <w:rPr>
            <w:noProof/>
            <w:webHidden/>
          </w:rPr>
          <w:fldChar w:fldCharType="end"/>
        </w:r>
      </w:hyperlink>
    </w:p>
    <w:p w14:paraId="6B22693C" w14:textId="6A67B09D" w:rsidR="003D74CC" w:rsidRDefault="00514A04">
      <w:pPr>
        <w:pStyle w:val="TableofFigures"/>
        <w:tabs>
          <w:tab w:val="right" w:leader="dot" w:pos="9350"/>
        </w:tabs>
        <w:rPr>
          <w:rFonts w:eastAsiaTheme="minorEastAsia"/>
          <w:noProof/>
        </w:rPr>
      </w:pPr>
      <w:hyperlink w:anchor="_Toc26440300" w:history="1">
        <w:r w:rsidR="003D74CC" w:rsidRPr="000664B7">
          <w:rPr>
            <w:rStyle w:val="Hyperlink"/>
            <w:noProof/>
          </w:rPr>
          <w:t>Table 24: Importance of Principal Components table</w:t>
        </w:r>
        <w:r w:rsidR="003D74CC">
          <w:rPr>
            <w:noProof/>
            <w:webHidden/>
          </w:rPr>
          <w:tab/>
        </w:r>
        <w:r w:rsidR="003D74CC">
          <w:rPr>
            <w:noProof/>
            <w:webHidden/>
          </w:rPr>
          <w:fldChar w:fldCharType="begin"/>
        </w:r>
        <w:r w:rsidR="003D74CC">
          <w:rPr>
            <w:noProof/>
            <w:webHidden/>
          </w:rPr>
          <w:instrText xml:space="preserve"> PAGEREF _Toc26440300 \h </w:instrText>
        </w:r>
        <w:r w:rsidR="003D74CC">
          <w:rPr>
            <w:noProof/>
            <w:webHidden/>
          </w:rPr>
        </w:r>
        <w:r w:rsidR="003D74CC">
          <w:rPr>
            <w:noProof/>
            <w:webHidden/>
          </w:rPr>
          <w:fldChar w:fldCharType="separate"/>
        </w:r>
        <w:r w:rsidR="003D74CC">
          <w:rPr>
            <w:noProof/>
            <w:webHidden/>
          </w:rPr>
          <w:t>36</w:t>
        </w:r>
        <w:r w:rsidR="003D74CC">
          <w:rPr>
            <w:noProof/>
            <w:webHidden/>
          </w:rPr>
          <w:fldChar w:fldCharType="end"/>
        </w:r>
      </w:hyperlink>
    </w:p>
    <w:p w14:paraId="222C17D6" w14:textId="47525F0D" w:rsidR="003D74CC" w:rsidRDefault="00514A04">
      <w:pPr>
        <w:pStyle w:val="TableofFigures"/>
        <w:tabs>
          <w:tab w:val="right" w:leader="dot" w:pos="9350"/>
        </w:tabs>
        <w:rPr>
          <w:rFonts w:eastAsiaTheme="minorEastAsia"/>
          <w:noProof/>
        </w:rPr>
      </w:pPr>
      <w:hyperlink w:anchor="_Toc26440301" w:history="1">
        <w:r w:rsidR="003D74CC" w:rsidRPr="000664B7">
          <w:rPr>
            <w:rStyle w:val="Hyperlink"/>
            <w:noProof/>
          </w:rPr>
          <w:t xml:space="preserve">Table 25: Coefficient estimates of </w:t>
        </w:r>
        <w:r w:rsidR="00FD2C38">
          <w:rPr>
            <w:rStyle w:val="Hyperlink"/>
            <w:noProof/>
          </w:rPr>
          <w:t>logistic</w:t>
        </w:r>
        <w:r w:rsidR="003D74CC" w:rsidRPr="000664B7">
          <w:rPr>
            <w:rStyle w:val="Hyperlink"/>
            <w:noProof/>
          </w:rPr>
          <w:t xml:space="preserve"> regression on 15 principal components</w:t>
        </w:r>
        <w:r w:rsidR="003D74CC">
          <w:rPr>
            <w:noProof/>
            <w:webHidden/>
          </w:rPr>
          <w:tab/>
        </w:r>
        <w:r w:rsidR="003D74CC">
          <w:rPr>
            <w:noProof/>
            <w:webHidden/>
          </w:rPr>
          <w:fldChar w:fldCharType="begin"/>
        </w:r>
        <w:r w:rsidR="003D74CC">
          <w:rPr>
            <w:noProof/>
            <w:webHidden/>
          </w:rPr>
          <w:instrText xml:space="preserve"> PAGEREF _Toc26440301 \h </w:instrText>
        </w:r>
        <w:r w:rsidR="003D74CC">
          <w:rPr>
            <w:noProof/>
            <w:webHidden/>
          </w:rPr>
        </w:r>
        <w:r w:rsidR="003D74CC">
          <w:rPr>
            <w:noProof/>
            <w:webHidden/>
          </w:rPr>
          <w:fldChar w:fldCharType="separate"/>
        </w:r>
        <w:r w:rsidR="003D74CC">
          <w:rPr>
            <w:noProof/>
            <w:webHidden/>
          </w:rPr>
          <w:t>38</w:t>
        </w:r>
        <w:r w:rsidR="003D74CC">
          <w:rPr>
            <w:noProof/>
            <w:webHidden/>
          </w:rPr>
          <w:fldChar w:fldCharType="end"/>
        </w:r>
      </w:hyperlink>
    </w:p>
    <w:p w14:paraId="109B3C18" w14:textId="5004F6BB" w:rsidR="003D74CC" w:rsidRDefault="00514A04">
      <w:pPr>
        <w:pStyle w:val="TableofFigures"/>
        <w:tabs>
          <w:tab w:val="right" w:leader="dot" w:pos="9350"/>
        </w:tabs>
        <w:rPr>
          <w:rFonts w:eastAsiaTheme="minorEastAsia"/>
          <w:noProof/>
        </w:rPr>
      </w:pPr>
      <w:hyperlink w:anchor="_Toc26440302" w:history="1">
        <w:r w:rsidR="003D74CC" w:rsidRPr="000664B7">
          <w:rPr>
            <w:rStyle w:val="Hyperlink"/>
            <w:noProof/>
          </w:rPr>
          <w:t xml:space="preserve">Table 26: Confusion matrix of </w:t>
        </w:r>
        <w:r w:rsidR="00FD2C38">
          <w:rPr>
            <w:rStyle w:val="Hyperlink"/>
            <w:noProof/>
          </w:rPr>
          <w:t>logistic</w:t>
        </w:r>
        <w:r w:rsidR="003D74CC" w:rsidRPr="000664B7">
          <w:rPr>
            <w:rStyle w:val="Hyperlink"/>
            <w:noProof/>
          </w:rPr>
          <w:t xml:space="preserve"> regression on 15 principal components</w:t>
        </w:r>
        <w:r w:rsidR="003D74CC">
          <w:rPr>
            <w:noProof/>
            <w:webHidden/>
          </w:rPr>
          <w:tab/>
        </w:r>
        <w:r w:rsidR="003D74CC">
          <w:rPr>
            <w:noProof/>
            <w:webHidden/>
          </w:rPr>
          <w:fldChar w:fldCharType="begin"/>
        </w:r>
        <w:r w:rsidR="003D74CC">
          <w:rPr>
            <w:noProof/>
            <w:webHidden/>
          </w:rPr>
          <w:instrText xml:space="preserve"> PAGEREF _Toc26440302 \h </w:instrText>
        </w:r>
        <w:r w:rsidR="003D74CC">
          <w:rPr>
            <w:noProof/>
            <w:webHidden/>
          </w:rPr>
        </w:r>
        <w:r w:rsidR="003D74CC">
          <w:rPr>
            <w:noProof/>
            <w:webHidden/>
          </w:rPr>
          <w:fldChar w:fldCharType="separate"/>
        </w:r>
        <w:r w:rsidR="003D74CC">
          <w:rPr>
            <w:noProof/>
            <w:webHidden/>
          </w:rPr>
          <w:t>39</w:t>
        </w:r>
        <w:r w:rsidR="003D74CC">
          <w:rPr>
            <w:noProof/>
            <w:webHidden/>
          </w:rPr>
          <w:fldChar w:fldCharType="end"/>
        </w:r>
      </w:hyperlink>
    </w:p>
    <w:p w14:paraId="2E5D25E8" w14:textId="04738C94" w:rsidR="003D74CC" w:rsidRDefault="00514A04">
      <w:pPr>
        <w:pStyle w:val="TableofFigures"/>
        <w:tabs>
          <w:tab w:val="right" w:leader="dot" w:pos="9350"/>
        </w:tabs>
        <w:rPr>
          <w:rFonts w:eastAsiaTheme="minorEastAsia"/>
          <w:noProof/>
        </w:rPr>
      </w:pPr>
      <w:hyperlink w:anchor="_Toc26440303" w:history="1">
        <w:r w:rsidR="003D74CC" w:rsidRPr="000664B7">
          <w:rPr>
            <w:rStyle w:val="Hyperlink"/>
            <w:noProof/>
          </w:rPr>
          <w:t>Table 27: Coefficient estimates of LDA on 15 principal components</w:t>
        </w:r>
        <w:r w:rsidR="003D74CC">
          <w:rPr>
            <w:noProof/>
            <w:webHidden/>
          </w:rPr>
          <w:tab/>
        </w:r>
        <w:r w:rsidR="003D74CC">
          <w:rPr>
            <w:noProof/>
            <w:webHidden/>
          </w:rPr>
          <w:fldChar w:fldCharType="begin"/>
        </w:r>
        <w:r w:rsidR="003D74CC">
          <w:rPr>
            <w:noProof/>
            <w:webHidden/>
          </w:rPr>
          <w:instrText xml:space="preserve"> PAGEREF _Toc26440303 \h </w:instrText>
        </w:r>
        <w:r w:rsidR="003D74CC">
          <w:rPr>
            <w:noProof/>
            <w:webHidden/>
          </w:rPr>
        </w:r>
        <w:r w:rsidR="003D74CC">
          <w:rPr>
            <w:noProof/>
            <w:webHidden/>
          </w:rPr>
          <w:fldChar w:fldCharType="separate"/>
        </w:r>
        <w:r w:rsidR="003D74CC">
          <w:rPr>
            <w:noProof/>
            <w:webHidden/>
          </w:rPr>
          <w:t>41</w:t>
        </w:r>
        <w:r w:rsidR="003D74CC">
          <w:rPr>
            <w:noProof/>
            <w:webHidden/>
          </w:rPr>
          <w:fldChar w:fldCharType="end"/>
        </w:r>
      </w:hyperlink>
    </w:p>
    <w:p w14:paraId="4684102B" w14:textId="73043637" w:rsidR="003D74CC" w:rsidRDefault="00514A04">
      <w:pPr>
        <w:pStyle w:val="TableofFigures"/>
        <w:tabs>
          <w:tab w:val="right" w:leader="dot" w:pos="9350"/>
        </w:tabs>
        <w:rPr>
          <w:rFonts w:eastAsiaTheme="minorEastAsia"/>
          <w:noProof/>
        </w:rPr>
      </w:pPr>
      <w:hyperlink w:anchor="_Toc26440304" w:history="1">
        <w:r w:rsidR="003D74CC" w:rsidRPr="000664B7">
          <w:rPr>
            <w:rStyle w:val="Hyperlink"/>
            <w:noProof/>
          </w:rPr>
          <w:t>Table 28: Confusion matrix of LDA on 15 principal components</w:t>
        </w:r>
        <w:r w:rsidR="003D74CC">
          <w:rPr>
            <w:noProof/>
            <w:webHidden/>
          </w:rPr>
          <w:tab/>
        </w:r>
        <w:r w:rsidR="003D74CC">
          <w:rPr>
            <w:noProof/>
            <w:webHidden/>
          </w:rPr>
          <w:fldChar w:fldCharType="begin"/>
        </w:r>
        <w:r w:rsidR="003D74CC">
          <w:rPr>
            <w:noProof/>
            <w:webHidden/>
          </w:rPr>
          <w:instrText xml:space="preserve"> PAGEREF _Toc26440304 \h </w:instrText>
        </w:r>
        <w:r w:rsidR="003D74CC">
          <w:rPr>
            <w:noProof/>
            <w:webHidden/>
          </w:rPr>
        </w:r>
        <w:r w:rsidR="003D74CC">
          <w:rPr>
            <w:noProof/>
            <w:webHidden/>
          </w:rPr>
          <w:fldChar w:fldCharType="separate"/>
        </w:r>
        <w:r w:rsidR="003D74CC">
          <w:rPr>
            <w:noProof/>
            <w:webHidden/>
          </w:rPr>
          <w:t>42</w:t>
        </w:r>
        <w:r w:rsidR="003D74CC">
          <w:rPr>
            <w:noProof/>
            <w:webHidden/>
          </w:rPr>
          <w:fldChar w:fldCharType="end"/>
        </w:r>
      </w:hyperlink>
    </w:p>
    <w:p w14:paraId="536D281F" w14:textId="664E7A7C" w:rsidR="003D74CC" w:rsidRDefault="00514A04">
      <w:pPr>
        <w:pStyle w:val="TableofFigures"/>
        <w:tabs>
          <w:tab w:val="right" w:leader="dot" w:pos="9350"/>
        </w:tabs>
        <w:rPr>
          <w:rFonts w:eastAsiaTheme="minorEastAsia"/>
          <w:noProof/>
        </w:rPr>
      </w:pPr>
      <w:hyperlink w:anchor="_Toc26440305" w:history="1">
        <w:r w:rsidR="003D74CC" w:rsidRPr="000664B7">
          <w:rPr>
            <w:rStyle w:val="Hyperlink"/>
            <w:noProof/>
          </w:rPr>
          <w:t>Table 29: QDA group means for 15 principal components</w:t>
        </w:r>
        <w:r w:rsidR="003D74CC">
          <w:rPr>
            <w:noProof/>
            <w:webHidden/>
          </w:rPr>
          <w:tab/>
        </w:r>
        <w:r w:rsidR="003D74CC">
          <w:rPr>
            <w:noProof/>
            <w:webHidden/>
          </w:rPr>
          <w:fldChar w:fldCharType="begin"/>
        </w:r>
        <w:r w:rsidR="003D74CC">
          <w:rPr>
            <w:noProof/>
            <w:webHidden/>
          </w:rPr>
          <w:instrText xml:space="preserve"> PAGEREF _Toc26440305 \h </w:instrText>
        </w:r>
        <w:r w:rsidR="003D74CC">
          <w:rPr>
            <w:noProof/>
            <w:webHidden/>
          </w:rPr>
        </w:r>
        <w:r w:rsidR="003D74CC">
          <w:rPr>
            <w:noProof/>
            <w:webHidden/>
          </w:rPr>
          <w:fldChar w:fldCharType="separate"/>
        </w:r>
        <w:r w:rsidR="003D74CC">
          <w:rPr>
            <w:noProof/>
            <w:webHidden/>
          </w:rPr>
          <w:t>43</w:t>
        </w:r>
        <w:r w:rsidR="003D74CC">
          <w:rPr>
            <w:noProof/>
            <w:webHidden/>
          </w:rPr>
          <w:fldChar w:fldCharType="end"/>
        </w:r>
      </w:hyperlink>
    </w:p>
    <w:p w14:paraId="1DA919AF" w14:textId="051957B1" w:rsidR="003D74CC" w:rsidRDefault="00514A04">
      <w:pPr>
        <w:pStyle w:val="TableofFigures"/>
        <w:tabs>
          <w:tab w:val="right" w:leader="dot" w:pos="9350"/>
        </w:tabs>
        <w:rPr>
          <w:rFonts w:eastAsiaTheme="minorEastAsia"/>
          <w:noProof/>
        </w:rPr>
      </w:pPr>
      <w:hyperlink w:anchor="_Toc26440306" w:history="1">
        <w:r w:rsidR="003D74CC" w:rsidRPr="000664B7">
          <w:rPr>
            <w:rStyle w:val="Hyperlink"/>
            <w:noProof/>
          </w:rPr>
          <w:t>Table 30: Confusion matrix of QDA on 15 principal components</w:t>
        </w:r>
        <w:r w:rsidR="003D74CC">
          <w:rPr>
            <w:noProof/>
            <w:webHidden/>
          </w:rPr>
          <w:tab/>
        </w:r>
        <w:r w:rsidR="003D74CC">
          <w:rPr>
            <w:noProof/>
            <w:webHidden/>
          </w:rPr>
          <w:fldChar w:fldCharType="begin"/>
        </w:r>
        <w:r w:rsidR="003D74CC">
          <w:rPr>
            <w:noProof/>
            <w:webHidden/>
          </w:rPr>
          <w:instrText xml:space="preserve"> PAGEREF _Toc26440306 \h </w:instrText>
        </w:r>
        <w:r w:rsidR="003D74CC">
          <w:rPr>
            <w:noProof/>
            <w:webHidden/>
          </w:rPr>
        </w:r>
        <w:r w:rsidR="003D74CC">
          <w:rPr>
            <w:noProof/>
            <w:webHidden/>
          </w:rPr>
          <w:fldChar w:fldCharType="separate"/>
        </w:r>
        <w:r w:rsidR="003D74CC">
          <w:rPr>
            <w:noProof/>
            <w:webHidden/>
          </w:rPr>
          <w:t>43</w:t>
        </w:r>
        <w:r w:rsidR="003D74CC">
          <w:rPr>
            <w:noProof/>
            <w:webHidden/>
          </w:rPr>
          <w:fldChar w:fldCharType="end"/>
        </w:r>
      </w:hyperlink>
    </w:p>
    <w:p w14:paraId="7B4B220B" w14:textId="0EFC4745" w:rsidR="003D74CC" w:rsidRDefault="00514A04">
      <w:pPr>
        <w:pStyle w:val="TableofFigures"/>
        <w:tabs>
          <w:tab w:val="right" w:leader="dot" w:pos="9350"/>
        </w:tabs>
        <w:rPr>
          <w:rFonts w:eastAsiaTheme="minorEastAsia"/>
          <w:noProof/>
        </w:rPr>
      </w:pPr>
      <w:hyperlink w:anchor="_Toc26440307" w:history="1">
        <w:r w:rsidR="003D74CC" w:rsidRPr="000664B7">
          <w:rPr>
            <w:rStyle w:val="Hyperlink"/>
            <w:noProof/>
          </w:rPr>
          <w:t>Table 31: Confusion matrix of naive bayes on 15 principal components</w:t>
        </w:r>
        <w:r w:rsidR="003D74CC">
          <w:rPr>
            <w:noProof/>
            <w:webHidden/>
          </w:rPr>
          <w:tab/>
        </w:r>
        <w:r w:rsidR="003D74CC">
          <w:rPr>
            <w:noProof/>
            <w:webHidden/>
          </w:rPr>
          <w:fldChar w:fldCharType="begin"/>
        </w:r>
        <w:r w:rsidR="003D74CC">
          <w:rPr>
            <w:noProof/>
            <w:webHidden/>
          </w:rPr>
          <w:instrText xml:space="preserve"> PAGEREF _Toc26440307 \h </w:instrText>
        </w:r>
        <w:r w:rsidR="003D74CC">
          <w:rPr>
            <w:noProof/>
            <w:webHidden/>
          </w:rPr>
        </w:r>
        <w:r w:rsidR="003D74CC">
          <w:rPr>
            <w:noProof/>
            <w:webHidden/>
          </w:rPr>
          <w:fldChar w:fldCharType="separate"/>
        </w:r>
        <w:r w:rsidR="003D74CC">
          <w:rPr>
            <w:noProof/>
            <w:webHidden/>
          </w:rPr>
          <w:t>45</w:t>
        </w:r>
        <w:r w:rsidR="003D74CC">
          <w:rPr>
            <w:noProof/>
            <w:webHidden/>
          </w:rPr>
          <w:fldChar w:fldCharType="end"/>
        </w:r>
      </w:hyperlink>
    </w:p>
    <w:p w14:paraId="0C65E72D" w14:textId="570CDF34" w:rsidR="003D74CC" w:rsidRDefault="00514A04">
      <w:pPr>
        <w:pStyle w:val="TableofFigures"/>
        <w:tabs>
          <w:tab w:val="right" w:leader="dot" w:pos="9350"/>
        </w:tabs>
        <w:rPr>
          <w:rFonts w:eastAsiaTheme="minorEastAsia"/>
          <w:noProof/>
        </w:rPr>
      </w:pPr>
      <w:hyperlink w:anchor="_Toc26440308" w:history="1">
        <w:r w:rsidR="003D74CC" w:rsidRPr="000664B7">
          <w:rPr>
            <w:rStyle w:val="Hyperlink"/>
            <w:noProof/>
          </w:rPr>
          <w:t>Table 32: Confusion matrix of 1NN on 15 principal components</w:t>
        </w:r>
        <w:r w:rsidR="003D74CC">
          <w:rPr>
            <w:noProof/>
            <w:webHidden/>
          </w:rPr>
          <w:tab/>
        </w:r>
        <w:r w:rsidR="003D74CC">
          <w:rPr>
            <w:noProof/>
            <w:webHidden/>
          </w:rPr>
          <w:fldChar w:fldCharType="begin"/>
        </w:r>
        <w:r w:rsidR="003D74CC">
          <w:rPr>
            <w:noProof/>
            <w:webHidden/>
          </w:rPr>
          <w:instrText xml:space="preserve"> PAGEREF _Toc26440308 \h </w:instrText>
        </w:r>
        <w:r w:rsidR="003D74CC">
          <w:rPr>
            <w:noProof/>
            <w:webHidden/>
          </w:rPr>
        </w:r>
        <w:r w:rsidR="003D74CC">
          <w:rPr>
            <w:noProof/>
            <w:webHidden/>
          </w:rPr>
          <w:fldChar w:fldCharType="separate"/>
        </w:r>
        <w:r w:rsidR="003D74CC">
          <w:rPr>
            <w:noProof/>
            <w:webHidden/>
          </w:rPr>
          <w:t>47</w:t>
        </w:r>
        <w:r w:rsidR="003D74CC">
          <w:rPr>
            <w:noProof/>
            <w:webHidden/>
          </w:rPr>
          <w:fldChar w:fldCharType="end"/>
        </w:r>
      </w:hyperlink>
    </w:p>
    <w:p w14:paraId="3C626178" w14:textId="393963AE" w:rsidR="003D74CC" w:rsidRDefault="00514A04">
      <w:pPr>
        <w:pStyle w:val="TableofFigures"/>
        <w:tabs>
          <w:tab w:val="right" w:leader="dot" w:pos="9350"/>
        </w:tabs>
        <w:rPr>
          <w:rFonts w:eastAsiaTheme="minorEastAsia"/>
          <w:noProof/>
        </w:rPr>
      </w:pPr>
      <w:hyperlink w:anchor="_Toc26440309" w:history="1">
        <w:r w:rsidR="003D74CC" w:rsidRPr="000664B7">
          <w:rPr>
            <w:rStyle w:val="Hyperlink"/>
            <w:noProof/>
          </w:rPr>
          <w:t>Table 33: Confusion matrix of 5NN on 15 principal components</w:t>
        </w:r>
        <w:r w:rsidR="003D74CC">
          <w:rPr>
            <w:noProof/>
            <w:webHidden/>
          </w:rPr>
          <w:tab/>
        </w:r>
        <w:r w:rsidR="003D74CC">
          <w:rPr>
            <w:noProof/>
            <w:webHidden/>
          </w:rPr>
          <w:fldChar w:fldCharType="begin"/>
        </w:r>
        <w:r w:rsidR="003D74CC">
          <w:rPr>
            <w:noProof/>
            <w:webHidden/>
          </w:rPr>
          <w:instrText xml:space="preserve"> PAGEREF _Toc26440309 \h </w:instrText>
        </w:r>
        <w:r w:rsidR="003D74CC">
          <w:rPr>
            <w:noProof/>
            <w:webHidden/>
          </w:rPr>
        </w:r>
        <w:r w:rsidR="003D74CC">
          <w:rPr>
            <w:noProof/>
            <w:webHidden/>
          </w:rPr>
          <w:fldChar w:fldCharType="separate"/>
        </w:r>
        <w:r w:rsidR="003D74CC">
          <w:rPr>
            <w:noProof/>
            <w:webHidden/>
          </w:rPr>
          <w:t>47</w:t>
        </w:r>
        <w:r w:rsidR="003D74CC">
          <w:rPr>
            <w:noProof/>
            <w:webHidden/>
          </w:rPr>
          <w:fldChar w:fldCharType="end"/>
        </w:r>
      </w:hyperlink>
    </w:p>
    <w:p w14:paraId="2542144F" w14:textId="0B37A323" w:rsidR="003D74CC" w:rsidRDefault="00514A04">
      <w:pPr>
        <w:pStyle w:val="TableofFigures"/>
        <w:tabs>
          <w:tab w:val="right" w:leader="dot" w:pos="9350"/>
        </w:tabs>
        <w:rPr>
          <w:rFonts w:eastAsiaTheme="minorEastAsia"/>
          <w:noProof/>
        </w:rPr>
      </w:pPr>
      <w:hyperlink w:anchor="_Toc26440310" w:history="1">
        <w:r w:rsidR="003D74CC" w:rsidRPr="000664B7">
          <w:rPr>
            <w:rStyle w:val="Hyperlink"/>
            <w:noProof/>
          </w:rPr>
          <w:t>Table 34: Confusion matrix of 10NN on 15 principal components</w:t>
        </w:r>
        <w:r w:rsidR="003D74CC">
          <w:rPr>
            <w:noProof/>
            <w:webHidden/>
          </w:rPr>
          <w:tab/>
        </w:r>
        <w:r w:rsidR="003D74CC">
          <w:rPr>
            <w:noProof/>
            <w:webHidden/>
          </w:rPr>
          <w:fldChar w:fldCharType="begin"/>
        </w:r>
        <w:r w:rsidR="003D74CC">
          <w:rPr>
            <w:noProof/>
            <w:webHidden/>
          </w:rPr>
          <w:instrText xml:space="preserve"> PAGEREF _Toc26440310 \h </w:instrText>
        </w:r>
        <w:r w:rsidR="003D74CC">
          <w:rPr>
            <w:noProof/>
            <w:webHidden/>
          </w:rPr>
        </w:r>
        <w:r w:rsidR="003D74CC">
          <w:rPr>
            <w:noProof/>
            <w:webHidden/>
          </w:rPr>
          <w:fldChar w:fldCharType="separate"/>
        </w:r>
        <w:r w:rsidR="003D74CC">
          <w:rPr>
            <w:noProof/>
            <w:webHidden/>
          </w:rPr>
          <w:t>48</w:t>
        </w:r>
        <w:r w:rsidR="003D74CC">
          <w:rPr>
            <w:noProof/>
            <w:webHidden/>
          </w:rPr>
          <w:fldChar w:fldCharType="end"/>
        </w:r>
      </w:hyperlink>
    </w:p>
    <w:p w14:paraId="7311DAC3" w14:textId="42141853" w:rsidR="003D74CC" w:rsidRDefault="00514A04">
      <w:pPr>
        <w:pStyle w:val="TableofFigures"/>
        <w:tabs>
          <w:tab w:val="right" w:leader="dot" w:pos="9350"/>
        </w:tabs>
        <w:rPr>
          <w:rFonts w:eastAsiaTheme="minorEastAsia"/>
          <w:noProof/>
        </w:rPr>
      </w:pPr>
      <w:hyperlink w:anchor="_Toc26440311" w:history="1">
        <w:r w:rsidR="003D74CC" w:rsidRPr="000664B7">
          <w:rPr>
            <w:rStyle w:val="Hyperlink"/>
            <w:noProof/>
          </w:rPr>
          <w:t>Table 35: Statistics for 7 classification models on the original data</w:t>
        </w:r>
        <w:r w:rsidR="003D74CC">
          <w:rPr>
            <w:noProof/>
            <w:webHidden/>
          </w:rPr>
          <w:tab/>
        </w:r>
        <w:r w:rsidR="003D74CC">
          <w:rPr>
            <w:noProof/>
            <w:webHidden/>
          </w:rPr>
          <w:fldChar w:fldCharType="begin"/>
        </w:r>
        <w:r w:rsidR="003D74CC">
          <w:rPr>
            <w:noProof/>
            <w:webHidden/>
          </w:rPr>
          <w:instrText xml:space="preserve"> PAGEREF _Toc26440311 \h </w:instrText>
        </w:r>
        <w:r w:rsidR="003D74CC">
          <w:rPr>
            <w:noProof/>
            <w:webHidden/>
          </w:rPr>
        </w:r>
        <w:r w:rsidR="003D74CC">
          <w:rPr>
            <w:noProof/>
            <w:webHidden/>
          </w:rPr>
          <w:fldChar w:fldCharType="separate"/>
        </w:r>
        <w:r w:rsidR="003D74CC">
          <w:rPr>
            <w:noProof/>
            <w:webHidden/>
          </w:rPr>
          <w:t>49</w:t>
        </w:r>
        <w:r w:rsidR="003D74CC">
          <w:rPr>
            <w:noProof/>
            <w:webHidden/>
          </w:rPr>
          <w:fldChar w:fldCharType="end"/>
        </w:r>
      </w:hyperlink>
    </w:p>
    <w:p w14:paraId="0F02504C" w14:textId="0FE03AC8" w:rsidR="003D74CC" w:rsidRDefault="00514A04">
      <w:pPr>
        <w:pStyle w:val="TableofFigures"/>
        <w:tabs>
          <w:tab w:val="right" w:leader="dot" w:pos="9350"/>
        </w:tabs>
        <w:rPr>
          <w:rFonts w:eastAsiaTheme="minorEastAsia"/>
          <w:noProof/>
        </w:rPr>
      </w:pPr>
      <w:hyperlink w:anchor="_Toc26440312" w:history="1">
        <w:r w:rsidR="003D74CC" w:rsidRPr="000664B7">
          <w:rPr>
            <w:rStyle w:val="Hyperlink"/>
            <w:noProof/>
          </w:rPr>
          <w:t xml:space="preserve">Table 36: Statistics for 7 </w:t>
        </w:r>
        <w:r w:rsidR="00FD2C38">
          <w:rPr>
            <w:rStyle w:val="Hyperlink"/>
            <w:noProof/>
          </w:rPr>
          <w:t>logistic</w:t>
        </w:r>
        <w:r w:rsidR="003D74CC" w:rsidRPr="000664B7">
          <w:rPr>
            <w:rStyle w:val="Hyperlink"/>
            <w:noProof/>
          </w:rPr>
          <w:t xml:space="preserve"> regression models</w:t>
        </w:r>
        <w:r w:rsidR="003D74CC">
          <w:rPr>
            <w:noProof/>
            <w:webHidden/>
          </w:rPr>
          <w:tab/>
        </w:r>
        <w:r w:rsidR="003D74CC">
          <w:rPr>
            <w:noProof/>
            <w:webHidden/>
          </w:rPr>
          <w:fldChar w:fldCharType="begin"/>
        </w:r>
        <w:r w:rsidR="003D74CC">
          <w:rPr>
            <w:noProof/>
            <w:webHidden/>
          </w:rPr>
          <w:instrText xml:space="preserve"> PAGEREF _Toc26440312 \h </w:instrText>
        </w:r>
        <w:r w:rsidR="003D74CC">
          <w:rPr>
            <w:noProof/>
            <w:webHidden/>
          </w:rPr>
        </w:r>
        <w:r w:rsidR="003D74CC">
          <w:rPr>
            <w:noProof/>
            <w:webHidden/>
          </w:rPr>
          <w:fldChar w:fldCharType="separate"/>
        </w:r>
        <w:r w:rsidR="003D74CC">
          <w:rPr>
            <w:noProof/>
            <w:webHidden/>
          </w:rPr>
          <w:t>49</w:t>
        </w:r>
        <w:r w:rsidR="003D74CC">
          <w:rPr>
            <w:noProof/>
            <w:webHidden/>
          </w:rPr>
          <w:fldChar w:fldCharType="end"/>
        </w:r>
      </w:hyperlink>
    </w:p>
    <w:p w14:paraId="66CF24FC" w14:textId="4C3094FA" w:rsidR="003D74CC" w:rsidRDefault="00514A04">
      <w:pPr>
        <w:pStyle w:val="TableofFigures"/>
        <w:tabs>
          <w:tab w:val="right" w:leader="dot" w:pos="9350"/>
        </w:tabs>
        <w:rPr>
          <w:rFonts w:eastAsiaTheme="minorEastAsia"/>
          <w:noProof/>
        </w:rPr>
      </w:pPr>
      <w:hyperlink w:anchor="_Toc26440313" w:history="1">
        <w:r w:rsidR="003D74CC" w:rsidRPr="000664B7">
          <w:rPr>
            <w:rStyle w:val="Hyperlink"/>
            <w:noProof/>
          </w:rPr>
          <w:t>Table 37: Statistics for models fitted with 15 principal components</w:t>
        </w:r>
        <w:r w:rsidR="003D74CC">
          <w:rPr>
            <w:noProof/>
            <w:webHidden/>
          </w:rPr>
          <w:tab/>
        </w:r>
        <w:r w:rsidR="003D74CC">
          <w:rPr>
            <w:noProof/>
            <w:webHidden/>
          </w:rPr>
          <w:fldChar w:fldCharType="begin"/>
        </w:r>
        <w:r w:rsidR="003D74CC">
          <w:rPr>
            <w:noProof/>
            <w:webHidden/>
          </w:rPr>
          <w:instrText xml:space="preserve"> PAGEREF _Toc26440313 \h </w:instrText>
        </w:r>
        <w:r w:rsidR="003D74CC">
          <w:rPr>
            <w:noProof/>
            <w:webHidden/>
          </w:rPr>
        </w:r>
        <w:r w:rsidR="003D74CC">
          <w:rPr>
            <w:noProof/>
            <w:webHidden/>
          </w:rPr>
          <w:fldChar w:fldCharType="separate"/>
        </w:r>
        <w:r w:rsidR="003D74CC">
          <w:rPr>
            <w:noProof/>
            <w:webHidden/>
          </w:rPr>
          <w:t>50</w:t>
        </w:r>
        <w:r w:rsidR="003D74CC">
          <w:rPr>
            <w:noProof/>
            <w:webHidden/>
          </w:rPr>
          <w:fldChar w:fldCharType="end"/>
        </w:r>
      </w:hyperlink>
    </w:p>
    <w:p w14:paraId="33CACC49" w14:textId="23778DE1" w:rsidR="003D74CC" w:rsidRDefault="00514A04">
      <w:pPr>
        <w:pStyle w:val="TableofFigures"/>
        <w:tabs>
          <w:tab w:val="right" w:leader="dot" w:pos="9350"/>
        </w:tabs>
        <w:rPr>
          <w:rFonts w:eastAsiaTheme="minorEastAsia"/>
          <w:noProof/>
        </w:rPr>
      </w:pPr>
      <w:hyperlink w:anchor="_Toc26440314" w:history="1">
        <w:r w:rsidR="003D74CC" w:rsidRPr="000664B7">
          <w:rPr>
            <w:rStyle w:val="Hyperlink"/>
            <w:noProof/>
          </w:rPr>
          <w:t>Table 38: Comparison of models on specificity</w:t>
        </w:r>
        <w:r w:rsidR="003D74CC">
          <w:rPr>
            <w:noProof/>
            <w:webHidden/>
          </w:rPr>
          <w:tab/>
        </w:r>
        <w:r w:rsidR="003D74CC">
          <w:rPr>
            <w:noProof/>
            <w:webHidden/>
          </w:rPr>
          <w:fldChar w:fldCharType="begin"/>
        </w:r>
        <w:r w:rsidR="003D74CC">
          <w:rPr>
            <w:noProof/>
            <w:webHidden/>
          </w:rPr>
          <w:instrText xml:space="preserve"> PAGEREF _Toc26440314 \h </w:instrText>
        </w:r>
        <w:r w:rsidR="003D74CC">
          <w:rPr>
            <w:noProof/>
            <w:webHidden/>
          </w:rPr>
        </w:r>
        <w:r w:rsidR="003D74CC">
          <w:rPr>
            <w:noProof/>
            <w:webHidden/>
          </w:rPr>
          <w:fldChar w:fldCharType="separate"/>
        </w:r>
        <w:r w:rsidR="003D74CC">
          <w:rPr>
            <w:noProof/>
            <w:webHidden/>
          </w:rPr>
          <w:t>50</w:t>
        </w:r>
        <w:r w:rsidR="003D74CC">
          <w:rPr>
            <w:noProof/>
            <w:webHidden/>
          </w:rPr>
          <w:fldChar w:fldCharType="end"/>
        </w:r>
      </w:hyperlink>
    </w:p>
    <w:p w14:paraId="060BE636" w14:textId="0864BDEC" w:rsidR="003D74CC" w:rsidRDefault="00514A04">
      <w:pPr>
        <w:pStyle w:val="TableofFigures"/>
        <w:tabs>
          <w:tab w:val="right" w:leader="dot" w:pos="9350"/>
        </w:tabs>
        <w:rPr>
          <w:rFonts w:eastAsiaTheme="minorEastAsia"/>
          <w:noProof/>
        </w:rPr>
      </w:pPr>
      <w:hyperlink w:anchor="_Toc26440315" w:history="1">
        <w:r w:rsidR="003D74CC" w:rsidRPr="000664B7">
          <w:rPr>
            <w:rStyle w:val="Hyperlink"/>
            <w:noProof/>
          </w:rPr>
          <w:t>Table 39: Comparison of models based on accuracy</w:t>
        </w:r>
        <w:r w:rsidR="003D74CC">
          <w:rPr>
            <w:noProof/>
            <w:webHidden/>
          </w:rPr>
          <w:tab/>
        </w:r>
        <w:r w:rsidR="003D74CC">
          <w:rPr>
            <w:noProof/>
            <w:webHidden/>
          </w:rPr>
          <w:fldChar w:fldCharType="begin"/>
        </w:r>
        <w:r w:rsidR="003D74CC">
          <w:rPr>
            <w:noProof/>
            <w:webHidden/>
          </w:rPr>
          <w:instrText xml:space="preserve"> PAGEREF _Toc26440315 \h </w:instrText>
        </w:r>
        <w:r w:rsidR="003D74CC">
          <w:rPr>
            <w:noProof/>
            <w:webHidden/>
          </w:rPr>
        </w:r>
        <w:r w:rsidR="003D74CC">
          <w:rPr>
            <w:noProof/>
            <w:webHidden/>
          </w:rPr>
          <w:fldChar w:fldCharType="separate"/>
        </w:r>
        <w:r w:rsidR="003D74CC">
          <w:rPr>
            <w:noProof/>
            <w:webHidden/>
          </w:rPr>
          <w:t>50</w:t>
        </w:r>
        <w:r w:rsidR="003D74CC">
          <w:rPr>
            <w:noProof/>
            <w:webHidden/>
          </w:rPr>
          <w:fldChar w:fldCharType="end"/>
        </w:r>
      </w:hyperlink>
    </w:p>
    <w:p w14:paraId="118B695B" w14:textId="0CC773BF" w:rsidR="003D74CC" w:rsidRDefault="00514A04">
      <w:pPr>
        <w:pStyle w:val="TableofFigures"/>
        <w:tabs>
          <w:tab w:val="right" w:leader="dot" w:pos="9350"/>
        </w:tabs>
        <w:rPr>
          <w:rFonts w:eastAsiaTheme="minorEastAsia"/>
          <w:noProof/>
        </w:rPr>
      </w:pPr>
      <w:hyperlink w:anchor="_Toc26440316" w:history="1">
        <w:r w:rsidR="003D74CC" w:rsidRPr="000664B7">
          <w:rPr>
            <w:rStyle w:val="Hyperlink"/>
            <w:noProof/>
          </w:rPr>
          <w:t>Table 40: Mean confusion matrices statistic for 100 iterations of training and test data</w:t>
        </w:r>
        <w:r w:rsidR="003D74CC">
          <w:rPr>
            <w:noProof/>
            <w:webHidden/>
          </w:rPr>
          <w:tab/>
        </w:r>
        <w:r w:rsidR="003D74CC">
          <w:rPr>
            <w:noProof/>
            <w:webHidden/>
          </w:rPr>
          <w:fldChar w:fldCharType="begin"/>
        </w:r>
        <w:r w:rsidR="003D74CC">
          <w:rPr>
            <w:noProof/>
            <w:webHidden/>
          </w:rPr>
          <w:instrText xml:space="preserve"> PAGEREF _Toc26440316 \h </w:instrText>
        </w:r>
        <w:r w:rsidR="003D74CC">
          <w:rPr>
            <w:noProof/>
            <w:webHidden/>
          </w:rPr>
        </w:r>
        <w:r w:rsidR="003D74CC">
          <w:rPr>
            <w:noProof/>
            <w:webHidden/>
          </w:rPr>
          <w:fldChar w:fldCharType="separate"/>
        </w:r>
        <w:r w:rsidR="003D74CC">
          <w:rPr>
            <w:noProof/>
            <w:webHidden/>
          </w:rPr>
          <w:t>51</w:t>
        </w:r>
        <w:r w:rsidR="003D74CC">
          <w:rPr>
            <w:noProof/>
            <w:webHidden/>
          </w:rPr>
          <w:fldChar w:fldCharType="end"/>
        </w:r>
      </w:hyperlink>
    </w:p>
    <w:p w14:paraId="2B61DAC6" w14:textId="38B01FEF" w:rsidR="00FA48E0" w:rsidRDefault="00B502F0" w:rsidP="00190A6E">
      <w:pPr>
        <w:pStyle w:val="TableofFigures"/>
        <w:tabs>
          <w:tab w:val="right" w:leader="dot" w:pos="9350"/>
        </w:tabs>
        <w:rPr>
          <w:rFonts w:eastAsia="Times New Roman"/>
        </w:rPr>
      </w:pPr>
      <w:r>
        <w:rPr>
          <w:rFonts w:eastAsia="Times New Roman"/>
        </w:rPr>
        <w:fldChar w:fldCharType="end"/>
      </w:r>
    </w:p>
    <w:p w14:paraId="3A5AD22F" w14:textId="77777777" w:rsidR="00FA48E0" w:rsidRDefault="00FA48E0">
      <w:pPr>
        <w:rPr>
          <w:rFonts w:asciiTheme="majorHAnsi" w:eastAsia="Times New Roman" w:hAnsiTheme="majorHAnsi" w:cstheme="majorBidi"/>
          <w:color w:val="2E74B5" w:themeColor="accent1" w:themeShade="BF"/>
          <w:sz w:val="32"/>
          <w:szCs w:val="32"/>
        </w:rPr>
      </w:pPr>
      <w:r>
        <w:rPr>
          <w:rFonts w:eastAsia="Times New Roman"/>
        </w:rPr>
        <w:br w:type="page"/>
      </w:r>
    </w:p>
    <w:p w14:paraId="14A3FF60" w14:textId="6412A542" w:rsidR="00313387" w:rsidRDefault="00B502F0" w:rsidP="00B502F0">
      <w:pPr>
        <w:pStyle w:val="Heading1"/>
        <w:rPr>
          <w:rFonts w:eastAsia="Times New Roman"/>
        </w:rPr>
      </w:pPr>
      <w:bookmarkStart w:id="1" w:name="_Toc26440338"/>
      <w:r>
        <w:rPr>
          <w:rFonts w:eastAsia="Times New Roman"/>
        </w:rPr>
        <w:t>List of Figures</w:t>
      </w:r>
      <w:bookmarkEnd w:id="1"/>
    </w:p>
    <w:p w14:paraId="4BFA51EB" w14:textId="3CA38C7E" w:rsidR="003D74CC" w:rsidRDefault="00B502F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26440317" w:history="1">
        <w:r w:rsidR="003D74CC" w:rsidRPr="00086441">
          <w:rPr>
            <w:rStyle w:val="Hyperlink"/>
            <w:noProof/>
          </w:rPr>
          <w:t>Figure 1: Distribution of Response Variable (Default)</w:t>
        </w:r>
        <w:r w:rsidR="003D74CC">
          <w:rPr>
            <w:noProof/>
            <w:webHidden/>
          </w:rPr>
          <w:tab/>
        </w:r>
        <w:r w:rsidR="003D74CC">
          <w:rPr>
            <w:noProof/>
            <w:webHidden/>
          </w:rPr>
          <w:fldChar w:fldCharType="begin"/>
        </w:r>
        <w:r w:rsidR="003D74CC">
          <w:rPr>
            <w:noProof/>
            <w:webHidden/>
          </w:rPr>
          <w:instrText xml:space="preserve"> PAGEREF _Toc26440317 \h </w:instrText>
        </w:r>
        <w:r w:rsidR="003D74CC">
          <w:rPr>
            <w:noProof/>
            <w:webHidden/>
          </w:rPr>
        </w:r>
        <w:r w:rsidR="003D74CC">
          <w:rPr>
            <w:noProof/>
            <w:webHidden/>
          </w:rPr>
          <w:fldChar w:fldCharType="separate"/>
        </w:r>
        <w:r w:rsidR="003D74CC">
          <w:rPr>
            <w:noProof/>
            <w:webHidden/>
          </w:rPr>
          <w:t>3</w:t>
        </w:r>
        <w:r w:rsidR="003D74CC">
          <w:rPr>
            <w:noProof/>
            <w:webHidden/>
          </w:rPr>
          <w:fldChar w:fldCharType="end"/>
        </w:r>
      </w:hyperlink>
    </w:p>
    <w:p w14:paraId="5D258BFF" w14:textId="7D12302C" w:rsidR="003D74CC" w:rsidRDefault="00514A04">
      <w:pPr>
        <w:pStyle w:val="TableofFigures"/>
        <w:tabs>
          <w:tab w:val="right" w:leader="dot" w:pos="9350"/>
        </w:tabs>
        <w:rPr>
          <w:rFonts w:eastAsiaTheme="minorEastAsia"/>
          <w:noProof/>
        </w:rPr>
      </w:pPr>
      <w:hyperlink w:anchor="_Toc26440318" w:history="1">
        <w:r w:rsidR="003D74CC" w:rsidRPr="00086441">
          <w:rPr>
            <w:rStyle w:val="Hyperlink"/>
            <w:noProof/>
          </w:rPr>
          <w:t>Figure 2: Scatter plot for highly correlated variables</w:t>
        </w:r>
        <w:r w:rsidR="003D74CC">
          <w:rPr>
            <w:noProof/>
            <w:webHidden/>
          </w:rPr>
          <w:tab/>
        </w:r>
        <w:r w:rsidR="003D74CC">
          <w:rPr>
            <w:noProof/>
            <w:webHidden/>
          </w:rPr>
          <w:fldChar w:fldCharType="begin"/>
        </w:r>
        <w:r w:rsidR="003D74CC">
          <w:rPr>
            <w:noProof/>
            <w:webHidden/>
          </w:rPr>
          <w:instrText xml:space="preserve"> PAGEREF _Toc26440318 \h </w:instrText>
        </w:r>
        <w:r w:rsidR="003D74CC">
          <w:rPr>
            <w:noProof/>
            <w:webHidden/>
          </w:rPr>
        </w:r>
        <w:r w:rsidR="003D74CC">
          <w:rPr>
            <w:noProof/>
            <w:webHidden/>
          </w:rPr>
          <w:fldChar w:fldCharType="separate"/>
        </w:r>
        <w:r w:rsidR="003D74CC">
          <w:rPr>
            <w:noProof/>
            <w:webHidden/>
          </w:rPr>
          <w:t>4</w:t>
        </w:r>
        <w:r w:rsidR="003D74CC">
          <w:rPr>
            <w:noProof/>
            <w:webHidden/>
          </w:rPr>
          <w:fldChar w:fldCharType="end"/>
        </w:r>
      </w:hyperlink>
    </w:p>
    <w:p w14:paraId="0478977F" w14:textId="66A8E21E" w:rsidR="003D74CC" w:rsidRDefault="00514A04">
      <w:pPr>
        <w:pStyle w:val="TableofFigures"/>
        <w:tabs>
          <w:tab w:val="right" w:leader="dot" w:pos="9350"/>
        </w:tabs>
        <w:rPr>
          <w:rFonts w:eastAsiaTheme="minorEastAsia"/>
          <w:noProof/>
        </w:rPr>
      </w:pPr>
      <w:hyperlink w:anchor="_Toc26440319" w:history="1">
        <w:r w:rsidR="003D74CC" w:rsidRPr="00086441">
          <w:rPr>
            <w:rStyle w:val="Hyperlink"/>
            <w:noProof/>
          </w:rPr>
          <w:t>Figure 3: ROC plot for logistic regression without regularization</w:t>
        </w:r>
        <w:r w:rsidR="003D74CC">
          <w:rPr>
            <w:noProof/>
            <w:webHidden/>
          </w:rPr>
          <w:tab/>
        </w:r>
        <w:r w:rsidR="003D74CC">
          <w:rPr>
            <w:noProof/>
            <w:webHidden/>
          </w:rPr>
          <w:fldChar w:fldCharType="begin"/>
        </w:r>
        <w:r w:rsidR="003D74CC">
          <w:rPr>
            <w:noProof/>
            <w:webHidden/>
          </w:rPr>
          <w:instrText xml:space="preserve"> PAGEREF _Toc26440319 \h </w:instrText>
        </w:r>
        <w:r w:rsidR="003D74CC">
          <w:rPr>
            <w:noProof/>
            <w:webHidden/>
          </w:rPr>
        </w:r>
        <w:r w:rsidR="003D74CC">
          <w:rPr>
            <w:noProof/>
            <w:webHidden/>
          </w:rPr>
          <w:fldChar w:fldCharType="separate"/>
        </w:r>
        <w:r w:rsidR="003D74CC">
          <w:rPr>
            <w:noProof/>
            <w:webHidden/>
          </w:rPr>
          <w:t>8</w:t>
        </w:r>
        <w:r w:rsidR="003D74CC">
          <w:rPr>
            <w:noProof/>
            <w:webHidden/>
          </w:rPr>
          <w:fldChar w:fldCharType="end"/>
        </w:r>
      </w:hyperlink>
    </w:p>
    <w:p w14:paraId="21589F28" w14:textId="3E064C57" w:rsidR="003D74CC" w:rsidRDefault="00514A04">
      <w:pPr>
        <w:pStyle w:val="TableofFigures"/>
        <w:tabs>
          <w:tab w:val="right" w:leader="dot" w:pos="9350"/>
        </w:tabs>
        <w:rPr>
          <w:rFonts w:eastAsiaTheme="minorEastAsia"/>
          <w:noProof/>
        </w:rPr>
      </w:pPr>
      <w:hyperlink w:anchor="_Toc26440320" w:history="1">
        <w:r w:rsidR="003D74CC" w:rsidRPr="00086441">
          <w:rPr>
            <w:rStyle w:val="Hyperlink"/>
            <w:noProof/>
          </w:rPr>
          <w:t>Figure 4: Misclassification error plot for various lambda-Ridge</w:t>
        </w:r>
        <w:r w:rsidR="003D74CC">
          <w:rPr>
            <w:noProof/>
            <w:webHidden/>
          </w:rPr>
          <w:tab/>
        </w:r>
        <w:r w:rsidR="003D74CC">
          <w:rPr>
            <w:noProof/>
            <w:webHidden/>
          </w:rPr>
          <w:fldChar w:fldCharType="begin"/>
        </w:r>
        <w:r w:rsidR="003D74CC">
          <w:rPr>
            <w:noProof/>
            <w:webHidden/>
          </w:rPr>
          <w:instrText xml:space="preserve"> PAGEREF _Toc26440320 \h </w:instrText>
        </w:r>
        <w:r w:rsidR="003D74CC">
          <w:rPr>
            <w:noProof/>
            <w:webHidden/>
          </w:rPr>
        </w:r>
        <w:r w:rsidR="003D74CC">
          <w:rPr>
            <w:noProof/>
            <w:webHidden/>
          </w:rPr>
          <w:fldChar w:fldCharType="separate"/>
        </w:r>
        <w:r w:rsidR="003D74CC">
          <w:rPr>
            <w:noProof/>
            <w:webHidden/>
          </w:rPr>
          <w:t>9</w:t>
        </w:r>
        <w:r w:rsidR="003D74CC">
          <w:rPr>
            <w:noProof/>
            <w:webHidden/>
          </w:rPr>
          <w:fldChar w:fldCharType="end"/>
        </w:r>
      </w:hyperlink>
    </w:p>
    <w:p w14:paraId="5FDE87F6" w14:textId="1CFA13E2" w:rsidR="003D74CC" w:rsidRDefault="00514A04">
      <w:pPr>
        <w:pStyle w:val="TableofFigures"/>
        <w:tabs>
          <w:tab w:val="right" w:leader="dot" w:pos="9350"/>
        </w:tabs>
        <w:rPr>
          <w:rFonts w:eastAsiaTheme="minorEastAsia"/>
          <w:noProof/>
        </w:rPr>
      </w:pPr>
      <w:hyperlink w:anchor="_Toc26440321" w:history="1">
        <w:r w:rsidR="003D74CC" w:rsidRPr="00086441">
          <w:rPr>
            <w:rStyle w:val="Hyperlink"/>
            <w:noProof/>
          </w:rPr>
          <w:t>Figure 5: ROC plot for ridge logistic regression minimum lambda</w:t>
        </w:r>
        <w:r w:rsidR="003D74CC">
          <w:rPr>
            <w:noProof/>
            <w:webHidden/>
          </w:rPr>
          <w:tab/>
        </w:r>
        <w:r w:rsidR="003D74CC">
          <w:rPr>
            <w:noProof/>
            <w:webHidden/>
          </w:rPr>
          <w:fldChar w:fldCharType="begin"/>
        </w:r>
        <w:r w:rsidR="003D74CC">
          <w:rPr>
            <w:noProof/>
            <w:webHidden/>
          </w:rPr>
          <w:instrText xml:space="preserve"> PAGEREF _Toc26440321 \h </w:instrText>
        </w:r>
        <w:r w:rsidR="003D74CC">
          <w:rPr>
            <w:noProof/>
            <w:webHidden/>
          </w:rPr>
        </w:r>
        <w:r w:rsidR="003D74CC">
          <w:rPr>
            <w:noProof/>
            <w:webHidden/>
          </w:rPr>
          <w:fldChar w:fldCharType="separate"/>
        </w:r>
        <w:r w:rsidR="003D74CC">
          <w:rPr>
            <w:noProof/>
            <w:webHidden/>
          </w:rPr>
          <w:t>12</w:t>
        </w:r>
        <w:r w:rsidR="003D74CC">
          <w:rPr>
            <w:noProof/>
            <w:webHidden/>
          </w:rPr>
          <w:fldChar w:fldCharType="end"/>
        </w:r>
      </w:hyperlink>
    </w:p>
    <w:p w14:paraId="7712DEAD" w14:textId="38646CB4" w:rsidR="003D74CC" w:rsidRDefault="00514A04">
      <w:pPr>
        <w:pStyle w:val="TableofFigures"/>
        <w:tabs>
          <w:tab w:val="right" w:leader="dot" w:pos="9350"/>
        </w:tabs>
        <w:rPr>
          <w:rFonts w:eastAsiaTheme="minorEastAsia"/>
          <w:noProof/>
        </w:rPr>
      </w:pPr>
      <w:hyperlink w:anchor="_Toc26440322" w:history="1">
        <w:r w:rsidR="003D74CC" w:rsidRPr="00086441">
          <w:rPr>
            <w:rStyle w:val="Hyperlink"/>
            <w:noProof/>
          </w:rPr>
          <w:t>Figure 6: Roc curve for ridge logistic regression with 1se lambda</w:t>
        </w:r>
        <w:r w:rsidR="003D74CC">
          <w:rPr>
            <w:noProof/>
            <w:webHidden/>
          </w:rPr>
          <w:tab/>
        </w:r>
        <w:r w:rsidR="003D74CC">
          <w:rPr>
            <w:noProof/>
            <w:webHidden/>
          </w:rPr>
          <w:fldChar w:fldCharType="begin"/>
        </w:r>
        <w:r w:rsidR="003D74CC">
          <w:rPr>
            <w:noProof/>
            <w:webHidden/>
          </w:rPr>
          <w:instrText xml:space="preserve"> PAGEREF _Toc26440322 \h </w:instrText>
        </w:r>
        <w:r w:rsidR="003D74CC">
          <w:rPr>
            <w:noProof/>
            <w:webHidden/>
          </w:rPr>
        </w:r>
        <w:r w:rsidR="003D74CC">
          <w:rPr>
            <w:noProof/>
            <w:webHidden/>
          </w:rPr>
          <w:fldChar w:fldCharType="separate"/>
        </w:r>
        <w:r w:rsidR="003D74CC">
          <w:rPr>
            <w:noProof/>
            <w:webHidden/>
          </w:rPr>
          <w:t>15</w:t>
        </w:r>
        <w:r w:rsidR="003D74CC">
          <w:rPr>
            <w:noProof/>
            <w:webHidden/>
          </w:rPr>
          <w:fldChar w:fldCharType="end"/>
        </w:r>
      </w:hyperlink>
    </w:p>
    <w:p w14:paraId="29F58BC9" w14:textId="61DFF06D" w:rsidR="003D74CC" w:rsidRDefault="00514A04">
      <w:pPr>
        <w:pStyle w:val="TableofFigures"/>
        <w:tabs>
          <w:tab w:val="right" w:leader="dot" w:pos="9350"/>
        </w:tabs>
        <w:rPr>
          <w:rFonts w:eastAsiaTheme="minorEastAsia"/>
          <w:noProof/>
        </w:rPr>
      </w:pPr>
      <w:hyperlink w:anchor="_Toc26440323" w:history="1">
        <w:r w:rsidR="003D74CC" w:rsidRPr="00086441">
          <w:rPr>
            <w:rStyle w:val="Hyperlink"/>
            <w:noProof/>
          </w:rPr>
          <w:t>Figure 7: Misclassification error plot for various lambda-Lasso</w:t>
        </w:r>
        <w:r w:rsidR="003D74CC">
          <w:rPr>
            <w:noProof/>
            <w:webHidden/>
          </w:rPr>
          <w:tab/>
        </w:r>
        <w:r w:rsidR="003D74CC">
          <w:rPr>
            <w:noProof/>
            <w:webHidden/>
          </w:rPr>
          <w:fldChar w:fldCharType="begin"/>
        </w:r>
        <w:r w:rsidR="003D74CC">
          <w:rPr>
            <w:noProof/>
            <w:webHidden/>
          </w:rPr>
          <w:instrText xml:space="preserve"> PAGEREF _Toc26440323 \h </w:instrText>
        </w:r>
        <w:r w:rsidR="003D74CC">
          <w:rPr>
            <w:noProof/>
            <w:webHidden/>
          </w:rPr>
        </w:r>
        <w:r w:rsidR="003D74CC">
          <w:rPr>
            <w:noProof/>
            <w:webHidden/>
          </w:rPr>
          <w:fldChar w:fldCharType="separate"/>
        </w:r>
        <w:r w:rsidR="003D74CC">
          <w:rPr>
            <w:noProof/>
            <w:webHidden/>
          </w:rPr>
          <w:t>16</w:t>
        </w:r>
        <w:r w:rsidR="003D74CC">
          <w:rPr>
            <w:noProof/>
            <w:webHidden/>
          </w:rPr>
          <w:fldChar w:fldCharType="end"/>
        </w:r>
      </w:hyperlink>
    </w:p>
    <w:p w14:paraId="4C005817" w14:textId="74D37613" w:rsidR="003D74CC" w:rsidRDefault="00514A04">
      <w:pPr>
        <w:pStyle w:val="TableofFigures"/>
        <w:tabs>
          <w:tab w:val="right" w:leader="dot" w:pos="9350"/>
        </w:tabs>
        <w:rPr>
          <w:rFonts w:eastAsiaTheme="minorEastAsia"/>
          <w:noProof/>
        </w:rPr>
      </w:pPr>
      <w:hyperlink w:anchor="_Toc26440324" w:history="1">
        <w:r w:rsidR="003D74CC" w:rsidRPr="00086441">
          <w:rPr>
            <w:rStyle w:val="Hyperlink"/>
            <w:noProof/>
          </w:rPr>
          <w:t>Figure 8: ROC curve for lasso logistic regression with minimum lambda</w:t>
        </w:r>
        <w:r w:rsidR="003D74CC">
          <w:rPr>
            <w:noProof/>
            <w:webHidden/>
          </w:rPr>
          <w:tab/>
        </w:r>
        <w:r w:rsidR="003D74CC">
          <w:rPr>
            <w:noProof/>
            <w:webHidden/>
          </w:rPr>
          <w:fldChar w:fldCharType="begin"/>
        </w:r>
        <w:r w:rsidR="003D74CC">
          <w:rPr>
            <w:noProof/>
            <w:webHidden/>
          </w:rPr>
          <w:instrText xml:space="preserve"> PAGEREF _Toc26440324 \h </w:instrText>
        </w:r>
        <w:r w:rsidR="003D74CC">
          <w:rPr>
            <w:noProof/>
            <w:webHidden/>
          </w:rPr>
        </w:r>
        <w:r w:rsidR="003D74CC">
          <w:rPr>
            <w:noProof/>
            <w:webHidden/>
          </w:rPr>
          <w:fldChar w:fldCharType="separate"/>
        </w:r>
        <w:r w:rsidR="003D74CC">
          <w:rPr>
            <w:noProof/>
            <w:webHidden/>
          </w:rPr>
          <w:t>19</w:t>
        </w:r>
        <w:r w:rsidR="003D74CC">
          <w:rPr>
            <w:noProof/>
            <w:webHidden/>
          </w:rPr>
          <w:fldChar w:fldCharType="end"/>
        </w:r>
      </w:hyperlink>
    </w:p>
    <w:p w14:paraId="44403B6E" w14:textId="46331402" w:rsidR="003D74CC" w:rsidRDefault="00514A04">
      <w:pPr>
        <w:pStyle w:val="TableofFigures"/>
        <w:tabs>
          <w:tab w:val="right" w:leader="dot" w:pos="9350"/>
        </w:tabs>
        <w:rPr>
          <w:rFonts w:eastAsiaTheme="minorEastAsia"/>
          <w:noProof/>
        </w:rPr>
      </w:pPr>
      <w:hyperlink w:anchor="_Toc26440325" w:history="1">
        <w:r w:rsidR="003D74CC" w:rsidRPr="00086441">
          <w:rPr>
            <w:rStyle w:val="Hyperlink"/>
            <w:noProof/>
          </w:rPr>
          <w:t>Figure 9: ROC curve for lasso logistic regression with 1se lambda</w:t>
        </w:r>
        <w:r w:rsidR="003D74CC">
          <w:rPr>
            <w:noProof/>
            <w:webHidden/>
          </w:rPr>
          <w:tab/>
        </w:r>
        <w:r w:rsidR="003D74CC">
          <w:rPr>
            <w:noProof/>
            <w:webHidden/>
          </w:rPr>
          <w:fldChar w:fldCharType="begin"/>
        </w:r>
        <w:r w:rsidR="003D74CC">
          <w:rPr>
            <w:noProof/>
            <w:webHidden/>
          </w:rPr>
          <w:instrText xml:space="preserve"> PAGEREF _Toc26440325 \h </w:instrText>
        </w:r>
        <w:r w:rsidR="003D74CC">
          <w:rPr>
            <w:noProof/>
            <w:webHidden/>
          </w:rPr>
        </w:r>
        <w:r w:rsidR="003D74CC">
          <w:rPr>
            <w:noProof/>
            <w:webHidden/>
          </w:rPr>
          <w:fldChar w:fldCharType="separate"/>
        </w:r>
        <w:r w:rsidR="003D74CC">
          <w:rPr>
            <w:noProof/>
            <w:webHidden/>
          </w:rPr>
          <w:t>21</w:t>
        </w:r>
        <w:r w:rsidR="003D74CC">
          <w:rPr>
            <w:noProof/>
            <w:webHidden/>
          </w:rPr>
          <w:fldChar w:fldCharType="end"/>
        </w:r>
      </w:hyperlink>
    </w:p>
    <w:p w14:paraId="6F34B2F7" w14:textId="68A39E58" w:rsidR="003D74CC" w:rsidRDefault="00514A04">
      <w:pPr>
        <w:pStyle w:val="TableofFigures"/>
        <w:tabs>
          <w:tab w:val="right" w:leader="dot" w:pos="9350"/>
        </w:tabs>
        <w:rPr>
          <w:rFonts w:eastAsiaTheme="minorEastAsia"/>
          <w:noProof/>
        </w:rPr>
      </w:pPr>
      <w:hyperlink w:anchor="_Toc26440326" w:history="1">
        <w:r w:rsidR="003D74CC" w:rsidRPr="00086441">
          <w:rPr>
            <w:rStyle w:val="Hyperlink"/>
            <w:noProof/>
          </w:rPr>
          <w:t>Figure 10: Misclassification error plot for various lambda-Elastic net</w:t>
        </w:r>
        <w:r w:rsidR="003D74CC">
          <w:rPr>
            <w:noProof/>
            <w:webHidden/>
          </w:rPr>
          <w:tab/>
        </w:r>
        <w:r w:rsidR="003D74CC">
          <w:rPr>
            <w:noProof/>
            <w:webHidden/>
          </w:rPr>
          <w:fldChar w:fldCharType="begin"/>
        </w:r>
        <w:r w:rsidR="003D74CC">
          <w:rPr>
            <w:noProof/>
            <w:webHidden/>
          </w:rPr>
          <w:instrText xml:space="preserve"> PAGEREF _Toc26440326 \h </w:instrText>
        </w:r>
        <w:r w:rsidR="003D74CC">
          <w:rPr>
            <w:noProof/>
            <w:webHidden/>
          </w:rPr>
        </w:r>
        <w:r w:rsidR="003D74CC">
          <w:rPr>
            <w:noProof/>
            <w:webHidden/>
          </w:rPr>
          <w:fldChar w:fldCharType="separate"/>
        </w:r>
        <w:r w:rsidR="003D74CC">
          <w:rPr>
            <w:noProof/>
            <w:webHidden/>
          </w:rPr>
          <w:t>22</w:t>
        </w:r>
        <w:r w:rsidR="003D74CC">
          <w:rPr>
            <w:noProof/>
            <w:webHidden/>
          </w:rPr>
          <w:fldChar w:fldCharType="end"/>
        </w:r>
      </w:hyperlink>
    </w:p>
    <w:p w14:paraId="53C29CEC" w14:textId="5D12217E" w:rsidR="003D74CC" w:rsidRDefault="00514A04">
      <w:pPr>
        <w:pStyle w:val="TableofFigures"/>
        <w:tabs>
          <w:tab w:val="right" w:leader="dot" w:pos="9350"/>
        </w:tabs>
        <w:rPr>
          <w:rFonts w:eastAsiaTheme="minorEastAsia"/>
          <w:noProof/>
        </w:rPr>
      </w:pPr>
      <w:hyperlink w:anchor="_Toc26440327" w:history="1">
        <w:r w:rsidR="003D74CC" w:rsidRPr="00086441">
          <w:rPr>
            <w:rStyle w:val="Hyperlink"/>
            <w:noProof/>
          </w:rPr>
          <w:t>Figure 11: ROC curve for elastic net logistic regression with minimum lambda</w:t>
        </w:r>
        <w:r w:rsidR="003D74CC">
          <w:rPr>
            <w:noProof/>
            <w:webHidden/>
          </w:rPr>
          <w:tab/>
        </w:r>
        <w:r w:rsidR="003D74CC">
          <w:rPr>
            <w:noProof/>
            <w:webHidden/>
          </w:rPr>
          <w:fldChar w:fldCharType="begin"/>
        </w:r>
        <w:r w:rsidR="003D74CC">
          <w:rPr>
            <w:noProof/>
            <w:webHidden/>
          </w:rPr>
          <w:instrText xml:space="preserve"> PAGEREF _Toc26440327 \h </w:instrText>
        </w:r>
        <w:r w:rsidR="003D74CC">
          <w:rPr>
            <w:noProof/>
            <w:webHidden/>
          </w:rPr>
        </w:r>
        <w:r w:rsidR="003D74CC">
          <w:rPr>
            <w:noProof/>
            <w:webHidden/>
          </w:rPr>
          <w:fldChar w:fldCharType="separate"/>
        </w:r>
        <w:r w:rsidR="003D74CC">
          <w:rPr>
            <w:noProof/>
            <w:webHidden/>
          </w:rPr>
          <w:t>24</w:t>
        </w:r>
        <w:r w:rsidR="003D74CC">
          <w:rPr>
            <w:noProof/>
            <w:webHidden/>
          </w:rPr>
          <w:fldChar w:fldCharType="end"/>
        </w:r>
      </w:hyperlink>
    </w:p>
    <w:p w14:paraId="6C0AF8DA" w14:textId="1579F8B9" w:rsidR="003D74CC" w:rsidRDefault="00514A04">
      <w:pPr>
        <w:pStyle w:val="TableofFigures"/>
        <w:tabs>
          <w:tab w:val="right" w:leader="dot" w:pos="9350"/>
        </w:tabs>
        <w:rPr>
          <w:rFonts w:eastAsiaTheme="minorEastAsia"/>
          <w:noProof/>
        </w:rPr>
      </w:pPr>
      <w:hyperlink w:anchor="_Toc26440328" w:history="1">
        <w:r w:rsidR="003D74CC" w:rsidRPr="00086441">
          <w:rPr>
            <w:rStyle w:val="Hyperlink"/>
            <w:noProof/>
          </w:rPr>
          <w:t xml:space="preserve">Figure 12: ROC curve for elastic net </w:t>
        </w:r>
        <w:r w:rsidR="00FD2C38">
          <w:rPr>
            <w:rStyle w:val="Hyperlink"/>
            <w:noProof/>
          </w:rPr>
          <w:t>logistic</w:t>
        </w:r>
        <w:r w:rsidR="003D74CC" w:rsidRPr="00086441">
          <w:rPr>
            <w:rStyle w:val="Hyperlink"/>
            <w:noProof/>
          </w:rPr>
          <w:t xml:space="preserve"> regression with 1se lambda</w:t>
        </w:r>
        <w:r w:rsidR="003D74CC">
          <w:rPr>
            <w:noProof/>
            <w:webHidden/>
          </w:rPr>
          <w:tab/>
        </w:r>
        <w:r w:rsidR="003D74CC">
          <w:rPr>
            <w:noProof/>
            <w:webHidden/>
          </w:rPr>
          <w:fldChar w:fldCharType="begin"/>
        </w:r>
        <w:r w:rsidR="003D74CC">
          <w:rPr>
            <w:noProof/>
            <w:webHidden/>
          </w:rPr>
          <w:instrText xml:space="preserve"> PAGEREF _Toc26440328 \h </w:instrText>
        </w:r>
        <w:r w:rsidR="003D74CC">
          <w:rPr>
            <w:noProof/>
            <w:webHidden/>
          </w:rPr>
        </w:r>
        <w:r w:rsidR="003D74CC">
          <w:rPr>
            <w:noProof/>
            <w:webHidden/>
          </w:rPr>
          <w:fldChar w:fldCharType="separate"/>
        </w:r>
        <w:r w:rsidR="003D74CC">
          <w:rPr>
            <w:noProof/>
            <w:webHidden/>
          </w:rPr>
          <w:t>27</w:t>
        </w:r>
        <w:r w:rsidR="003D74CC">
          <w:rPr>
            <w:noProof/>
            <w:webHidden/>
          </w:rPr>
          <w:fldChar w:fldCharType="end"/>
        </w:r>
      </w:hyperlink>
    </w:p>
    <w:p w14:paraId="7BF9AB58" w14:textId="11D308D9" w:rsidR="003D74CC" w:rsidRDefault="00514A04">
      <w:pPr>
        <w:pStyle w:val="TableofFigures"/>
        <w:tabs>
          <w:tab w:val="right" w:leader="dot" w:pos="9350"/>
        </w:tabs>
        <w:rPr>
          <w:rFonts w:eastAsiaTheme="minorEastAsia"/>
          <w:noProof/>
        </w:rPr>
      </w:pPr>
      <w:hyperlink w:anchor="_Toc26440329" w:history="1">
        <w:r w:rsidR="003D74CC" w:rsidRPr="00086441">
          <w:rPr>
            <w:rStyle w:val="Hyperlink"/>
            <w:noProof/>
          </w:rPr>
          <w:t>Figure 13: ROC curve of linear discriminant analysis</w:t>
        </w:r>
        <w:r w:rsidR="003D74CC">
          <w:rPr>
            <w:noProof/>
            <w:webHidden/>
          </w:rPr>
          <w:tab/>
        </w:r>
        <w:r w:rsidR="003D74CC">
          <w:rPr>
            <w:noProof/>
            <w:webHidden/>
          </w:rPr>
          <w:fldChar w:fldCharType="begin"/>
        </w:r>
        <w:r w:rsidR="003D74CC">
          <w:rPr>
            <w:noProof/>
            <w:webHidden/>
          </w:rPr>
          <w:instrText xml:space="preserve"> PAGEREF _Toc26440329 \h </w:instrText>
        </w:r>
        <w:r w:rsidR="003D74CC">
          <w:rPr>
            <w:noProof/>
            <w:webHidden/>
          </w:rPr>
        </w:r>
        <w:r w:rsidR="003D74CC">
          <w:rPr>
            <w:noProof/>
            <w:webHidden/>
          </w:rPr>
          <w:fldChar w:fldCharType="separate"/>
        </w:r>
        <w:r w:rsidR="003D74CC">
          <w:rPr>
            <w:noProof/>
            <w:webHidden/>
          </w:rPr>
          <w:t>29</w:t>
        </w:r>
        <w:r w:rsidR="003D74CC">
          <w:rPr>
            <w:noProof/>
            <w:webHidden/>
          </w:rPr>
          <w:fldChar w:fldCharType="end"/>
        </w:r>
      </w:hyperlink>
    </w:p>
    <w:p w14:paraId="342F3B64" w14:textId="1C5C790B" w:rsidR="003D74CC" w:rsidRDefault="00514A04">
      <w:pPr>
        <w:pStyle w:val="TableofFigures"/>
        <w:tabs>
          <w:tab w:val="right" w:leader="dot" w:pos="9350"/>
        </w:tabs>
        <w:rPr>
          <w:rFonts w:eastAsiaTheme="minorEastAsia"/>
          <w:noProof/>
        </w:rPr>
      </w:pPr>
      <w:hyperlink w:anchor="_Toc26440330" w:history="1">
        <w:r w:rsidR="003D74CC" w:rsidRPr="00086441">
          <w:rPr>
            <w:rStyle w:val="Hyperlink"/>
            <w:noProof/>
          </w:rPr>
          <w:t>Figure 14: ROC curve for quadratic discriminant analysis</w:t>
        </w:r>
        <w:r w:rsidR="003D74CC">
          <w:rPr>
            <w:noProof/>
            <w:webHidden/>
          </w:rPr>
          <w:tab/>
        </w:r>
        <w:r w:rsidR="003D74CC">
          <w:rPr>
            <w:noProof/>
            <w:webHidden/>
          </w:rPr>
          <w:fldChar w:fldCharType="begin"/>
        </w:r>
        <w:r w:rsidR="003D74CC">
          <w:rPr>
            <w:noProof/>
            <w:webHidden/>
          </w:rPr>
          <w:instrText xml:space="preserve"> PAGEREF _Toc26440330 \h </w:instrText>
        </w:r>
        <w:r w:rsidR="003D74CC">
          <w:rPr>
            <w:noProof/>
            <w:webHidden/>
          </w:rPr>
        </w:r>
        <w:r w:rsidR="003D74CC">
          <w:rPr>
            <w:noProof/>
            <w:webHidden/>
          </w:rPr>
          <w:fldChar w:fldCharType="separate"/>
        </w:r>
        <w:r w:rsidR="003D74CC">
          <w:rPr>
            <w:noProof/>
            <w:webHidden/>
          </w:rPr>
          <w:t>31</w:t>
        </w:r>
        <w:r w:rsidR="003D74CC">
          <w:rPr>
            <w:noProof/>
            <w:webHidden/>
          </w:rPr>
          <w:fldChar w:fldCharType="end"/>
        </w:r>
      </w:hyperlink>
    </w:p>
    <w:p w14:paraId="13063EE0" w14:textId="2FC3E5DA" w:rsidR="003D74CC" w:rsidRDefault="00514A04">
      <w:pPr>
        <w:pStyle w:val="TableofFigures"/>
        <w:tabs>
          <w:tab w:val="right" w:leader="dot" w:pos="9350"/>
        </w:tabs>
        <w:rPr>
          <w:rFonts w:eastAsiaTheme="minorEastAsia"/>
          <w:noProof/>
        </w:rPr>
      </w:pPr>
      <w:hyperlink w:anchor="_Toc26440331" w:history="1">
        <w:r w:rsidR="003D74CC" w:rsidRPr="00086441">
          <w:rPr>
            <w:rStyle w:val="Hyperlink"/>
            <w:noProof/>
          </w:rPr>
          <w:t>Figure 15: ROC curve of naive bayes analysis</w:t>
        </w:r>
        <w:r w:rsidR="003D74CC">
          <w:rPr>
            <w:noProof/>
            <w:webHidden/>
          </w:rPr>
          <w:tab/>
        </w:r>
        <w:r w:rsidR="003D74CC">
          <w:rPr>
            <w:noProof/>
            <w:webHidden/>
          </w:rPr>
          <w:fldChar w:fldCharType="begin"/>
        </w:r>
        <w:r w:rsidR="003D74CC">
          <w:rPr>
            <w:noProof/>
            <w:webHidden/>
          </w:rPr>
          <w:instrText xml:space="preserve"> PAGEREF _Toc26440331 \h </w:instrText>
        </w:r>
        <w:r w:rsidR="003D74CC">
          <w:rPr>
            <w:noProof/>
            <w:webHidden/>
          </w:rPr>
        </w:r>
        <w:r w:rsidR="003D74CC">
          <w:rPr>
            <w:noProof/>
            <w:webHidden/>
          </w:rPr>
          <w:fldChar w:fldCharType="separate"/>
        </w:r>
        <w:r w:rsidR="003D74CC">
          <w:rPr>
            <w:noProof/>
            <w:webHidden/>
          </w:rPr>
          <w:t>33</w:t>
        </w:r>
        <w:r w:rsidR="003D74CC">
          <w:rPr>
            <w:noProof/>
            <w:webHidden/>
          </w:rPr>
          <w:fldChar w:fldCharType="end"/>
        </w:r>
      </w:hyperlink>
    </w:p>
    <w:p w14:paraId="71A6DF27" w14:textId="31D74A3C" w:rsidR="003D74CC" w:rsidRDefault="00514A04">
      <w:pPr>
        <w:pStyle w:val="TableofFigures"/>
        <w:tabs>
          <w:tab w:val="right" w:leader="dot" w:pos="9350"/>
        </w:tabs>
        <w:rPr>
          <w:rFonts w:eastAsiaTheme="minorEastAsia"/>
          <w:noProof/>
        </w:rPr>
      </w:pPr>
      <w:hyperlink w:anchor="_Toc26440332" w:history="1">
        <w:r w:rsidR="003D74CC" w:rsidRPr="00086441">
          <w:rPr>
            <w:rStyle w:val="Hyperlink"/>
            <w:noProof/>
          </w:rPr>
          <w:t>Figure 16: Scree, proportion of variance and cumulative proportion plots</w:t>
        </w:r>
        <w:r w:rsidR="003D74CC">
          <w:rPr>
            <w:noProof/>
            <w:webHidden/>
          </w:rPr>
          <w:tab/>
        </w:r>
        <w:r w:rsidR="003D74CC">
          <w:rPr>
            <w:noProof/>
            <w:webHidden/>
          </w:rPr>
          <w:fldChar w:fldCharType="begin"/>
        </w:r>
        <w:r w:rsidR="003D74CC">
          <w:rPr>
            <w:noProof/>
            <w:webHidden/>
          </w:rPr>
          <w:instrText xml:space="preserve"> PAGEREF _Toc26440332 \h </w:instrText>
        </w:r>
        <w:r w:rsidR="003D74CC">
          <w:rPr>
            <w:noProof/>
            <w:webHidden/>
          </w:rPr>
        </w:r>
        <w:r w:rsidR="003D74CC">
          <w:rPr>
            <w:noProof/>
            <w:webHidden/>
          </w:rPr>
          <w:fldChar w:fldCharType="separate"/>
        </w:r>
        <w:r w:rsidR="003D74CC">
          <w:rPr>
            <w:noProof/>
            <w:webHidden/>
          </w:rPr>
          <w:t>37</w:t>
        </w:r>
        <w:r w:rsidR="003D74CC">
          <w:rPr>
            <w:noProof/>
            <w:webHidden/>
          </w:rPr>
          <w:fldChar w:fldCharType="end"/>
        </w:r>
      </w:hyperlink>
    </w:p>
    <w:p w14:paraId="29CBDBD2" w14:textId="43D617CB" w:rsidR="003D74CC" w:rsidRDefault="00514A04">
      <w:pPr>
        <w:pStyle w:val="TableofFigures"/>
        <w:tabs>
          <w:tab w:val="right" w:leader="dot" w:pos="9350"/>
        </w:tabs>
        <w:rPr>
          <w:rFonts w:eastAsiaTheme="minorEastAsia"/>
          <w:noProof/>
        </w:rPr>
      </w:pPr>
      <w:hyperlink w:anchor="_Toc26440333" w:history="1">
        <w:r w:rsidR="003D74CC" w:rsidRPr="00086441">
          <w:rPr>
            <w:rStyle w:val="Hyperlink"/>
            <w:noProof/>
          </w:rPr>
          <w:t>Figure 17: ROC curve of logistic regression on 15 principal components</w:t>
        </w:r>
        <w:r w:rsidR="003D74CC">
          <w:rPr>
            <w:noProof/>
            <w:webHidden/>
          </w:rPr>
          <w:tab/>
        </w:r>
        <w:r w:rsidR="003D74CC">
          <w:rPr>
            <w:noProof/>
            <w:webHidden/>
          </w:rPr>
          <w:fldChar w:fldCharType="begin"/>
        </w:r>
        <w:r w:rsidR="003D74CC">
          <w:rPr>
            <w:noProof/>
            <w:webHidden/>
          </w:rPr>
          <w:instrText xml:space="preserve"> PAGEREF _Toc26440333 \h </w:instrText>
        </w:r>
        <w:r w:rsidR="003D74CC">
          <w:rPr>
            <w:noProof/>
            <w:webHidden/>
          </w:rPr>
        </w:r>
        <w:r w:rsidR="003D74CC">
          <w:rPr>
            <w:noProof/>
            <w:webHidden/>
          </w:rPr>
          <w:fldChar w:fldCharType="separate"/>
        </w:r>
        <w:r w:rsidR="003D74CC">
          <w:rPr>
            <w:noProof/>
            <w:webHidden/>
          </w:rPr>
          <w:t>40</w:t>
        </w:r>
        <w:r w:rsidR="003D74CC">
          <w:rPr>
            <w:noProof/>
            <w:webHidden/>
          </w:rPr>
          <w:fldChar w:fldCharType="end"/>
        </w:r>
      </w:hyperlink>
    </w:p>
    <w:p w14:paraId="0CBCDC7C" w14:textId="13F16D2C" w:rsidR="003D74CC" w:rsidRDefault="00514A04">
      <w:pPr>
        <w:pStyle w:val="TableofFigures"/>
        <w:tabs>
          <w:tab w:val="right" w:leader="dot" w:pos="9350"/>
        </w:tabs>
        <w:rPr>
          <w:rFonts w:eastAsiaTheme="minorEastAsia"/>
          <w:noProof/>
        </w:rPr>
      </w:pPr>
      <w:hyperlink w:anchor="_Toc26440334" w:history="1">
        <w:r w:rsidR="003D74CC" w:rsidRPr="00086441">
          <w:rPr>
            <w:rStyle w:val="Hyperlink"/>
            <w:noProof/>
          </w:rPr>
          <w:t>Figure 18: ROC curve of LDA on 15 principal components</w:t>
        </w:r>
        <w:r w:rsidR="003D74CC">
          <w:rPr>
            <w:noProof/>
            <w:webHidden/>
          </w:rPr>
          <w:tab/>
        </w:r>
        <w:r w:rsidR="003D74CC">
          <w:rPr>
            <w:noProof/>
            <w:webHidden/>
          </w:rPr>
          <w:fldChar w:fldCharType="begin"/>
        </w:r>
        <w:r w:rsidR="003D74CC">
          <w:rPr>
            <w:noProof/>
            <w:webHidden/>
          </w:rPr>
          <w:instrText xml:space="preserve"> PAGEREF _Toc26440334 \h </w:instrText>
        </w:r>
        <w:r w:rsidR="003D74CC">
          <w:rPr>
            <w:noProof/>
            <w:webHidden/>
          </w:rPr>
        </w:r>
        <w:r w:rsidR="003D74CC">
          <w:rPr>
            <w:noProof/>
            <w:webHidden/>
          </w:rPr>
          <w:fldChar w:fldCharType="separate"/>
        </w:r>
        <w:r w:rsidR="003D74CC">
          <w:rPr>
            <w:noProof/>
            <w:webHidden/>
          </w:rPr>
          <w:t>42</w:t>
        </w:r>
        <w:r w:rsidR="003D74CC">
          <w:rPr>
            <w:noProof/>
            <w:webHidden/>
          </w:rPr>
          <w:fldChar w:fldCharType="end"/>
        </w:r>
      </w:hyperlink>
    </w:p>
    <w:p w14:paraId="446348AE" w14:textId="61E89E0C" w:rsidR="003D74CC" w:rsidRDefault="00514A04">
      <w:pPr>
        <w:pStyle w:val="TableofFigures"/>
        <w:tabs>
          <w:tab w:val="right" w:leader="dot" w:pos="9350"/>
        </w:tabs>
        <w:rPr>
          <w:rFonts w:eastAsiaTheme="minorEastAsia"/>
          <w:noProof/>
        </w:rPr>
      </w:pPr>
      <w:hyperlink w:anchor="_Toc26440335" w:history="1">
        <w:r w:rsidR="003D74CC" w:rsidRPr="00086441">
          <w:rPr>
            <w:rStyle w:val="Hyperlink"/>
            <w:noProof/>
          </w:rPr>
          <w:t>Figure 19: ROC curve of QDA on 15 principal components</w:t>
        </w:r>
        <w:r w:rsidR="003D74CC">
          <w:rPr>
            <w:noProof/>
            <w:webHidden/>
          </w:rPr>
          <w:tab/>
        </w:r>
        <w:r w:rsidR="003D74CC">
          <w:rPr>
            <w:noProof/>
            <w:webHidden/>
          </w:rPr>
          <w:fldChar w:fldCharType="begin"/>
        </w:r>
        <w:r w:rsidR="003D74CC">
          <w:rPr>
            <w:noProof/>
            <w:webHidden/>
          </w:rPr>
          <w:instrText xml:space="preserve"> PAGEREF _Toc26440335 \h </w:instrText>
        </w:r>
        <w:r w:rsidR="003D74CC">
          <w:rPr>
            <w:noProof/>
            <w:webHidden/>
          </w:rPr>
        </w:r>
        <w:r w:rsidR="003D74CC">
          <w:rPr>
            <w:noProof/>
            <w:webHidden/>
          </w:rPr>
          <w:fldChar w:fldCharType="separate"/>
        </w:r>
        <w:r w:rsidR="003D74CC">
          <w:rPr>
            <w:noProof/>
            <w:webHidden/>
          </w:rPr>
          <w:t>44</w:t>
        </w:r>
        <w:r w:rsidR="003D74CC">
          <w:rPr>
            <w:noProof/>
            <w:webHidden/>
          </w:rPr>
          <w:fldChar w:fldCharType="end"/>
        </w:r>
      </w:hyperlink>
    </w:p>
    <w:p w14:paraId="2FE80790" w14:textId="6D980764" w:rsidR="003D74CC" w:rsidRDefault="00514A04">
      <w:pPr>
        <w:pStyle w:val="TableofFigures"/>
        <w:tabs>
          <w:tab w:val="right" w:leader="dot" w:pos="9350"/>
        </w:tabs>
        <w:rPr>
          <w:rFonts w:eastAsiaTheme="minorEastAsia"/>
          <w:noProof/>
        </w:rPr>
      </w:pPr>
      <w:hyperlink w:anchor="_Toc26440336" w:history="1">
        <w:r w:rsidR="003D74CC" w:rsidRPr="00086441">
          <w:rPr>
            <w:rStyle w:val="Hyperlink"/>
            <w:noProof/>
          </w:rPr>
          <w:t>Figure 20: ROC curve of naive bayes on 15 principal components</w:t>
        </w:r>
        <w:r w:rsidR="003D74CC">
          <w:rPr>
            <w:noProof/>
            <w:webHidden/>
          </w:rPr>
          <w:tab/>
        </w:r>
        <w:r w:rsidR="003D74CC">
          <w:rPr>
            <w:noProof/>
            <w:webHidden/>
          </w:rPr>
          <w:fldChar w:fldCharType="begin"/>
        </w:r>
        <w:r w:rsidR="003D74CC">
          <w:rPr>
            <w:noProof/>
            <w:webHidden/>
          </w:rPr>
          <w:instrText xml:space="preserve"> PAGEREF _Toc26440336 \h </w:instrText>
        </w:r>
        <w:r w:rsidR="003D74CC">
          <w:rPr>
            <w:noProof/>
            <w:webHidden/>
          </w:rPr>
        </w:r>
        <w:r w:rsidR="003D74CC">
          <w:rPr>
            <w:noProof/>
            <w:webHidden/>
          </w:rPr>
          <w:fldChar w:fldCharType="separate"/>
        </w:r>
        <w:r w:rsidR="003D74CC">
          <w:rPr>
            <w:noProof/>
            <w:webHidden/>
          </w:rPr>
          <w:t>46</w:t>
        </w:r>
        <w:r w:rsidR="003D74CC">
          <w:rPr>
            <w:noProof/>
            <w:webHidden/>
          </w:rPr>
          <w:fldChar w:fldCharType="end"/>
        </w:r>
      </w:hyperlink>
    </w:p>
    <w:p w14:paraId="7468B35A" w14:textId="1881F0A9" w:rsidR="00B502F0" w:rsidRPr="00B502F0" w:rsidRDefault="00B502F0" w:rsidP="00B502F0">
      <w:pPr>
        <w:sectPr w:rsidR="00B502F0" w:rsidRPr="00B502F0" w:rsidSect="00FA48E0">
          <w:pgSz w:w="12240" w:h="15840"/>
          <w:pgMar w:top="1440" w:right="1440" w:bottom="1440" w:left="1440" w:header="720" w:footer="720" w:gutter="0"/>
          <w:pgNumType w:fmt="lowerRoman" w:start="1"/>
          <w:cols w:space="720"/>
          <w:docGrid w:linePitch="360"/>
        </w:sectPr>
      </w:pPr>
      <w:r>
        <w:fldChar w:fldCharType="end"/>
      </w:r>
    </w:p>
    <w:p w14:paraId="158AA60A" w14:textId="218F61B4" w:rsidR="00AA251E" w:rsidRPr="00AA251E" w:rsidRDefault="00AA251E" w:rsidP="00072134">
      <w:pPr>
        <w:pStyle w:val="Heading1"/>
        <w:numPr>
          <w:ilvl w:val="0"/>
          <w:numId w:val="11"/>
        </w:numPr>
        <w:rPr>
          <w:rFonts w:eastAsia="Times New Roman"/>
        </w:rPr>
      </w:pPr>
      <w:bookmarkStart w:id="2" w:name="_Toc26440339"/>
      <w:r w:rsidRPr="00AA251E">
        <w:rPr>
          <w:rFonts w:eastAsia="Times New Roman"/>
        </w:rPr>
        <w:t>Introduction</w:t>
      </w:r>
      <w:bookmarkEnd w:id="2"/>
    </w:p>
    <w:p w14:paraId="03109AD0" w14:textId="77777777" w:rsidR="001D5C07" w:rsidRDefault="001D5C07" w:rsidP="00AA251E">
      <w:pPr>
        <w:spacing w:after="0" w:line="240" w:lineRule="auto"/>
        <w:rPr>
          <w:rFonts w:ascii="Arial" w:eastAsia="Times New Roman" w:hAnsi="Arial" w:cs="Arial"/>
          <w:color w:val="000000"/>
        </w:rPr>
      </w:pPr>
    </w:p>
    <w:p w14:paraId="2F0FD47C" w14:textId="0A563ADD" w:rsidR="006A0358" w:rsidRDefault="002D1633" w:rsidP="00306703">
      <w:pPr>
        <w:spacing w:after="0" w:line="240" w:lineRule="auto"/>
        <w:rPr>
          <w:rFonts w:ascii="Times New Roman" w:eastAsia="Times New Roman" w:hAnsi="Times New Roman" w:cs="Times New Roman"/>
          <w:sz w:val="24"/>
          <w:szCs w:val="24"/>
        </w:rPr>
      </w:pPr>
      <w:r w:rsidRPr="006A0358">
        <w:rPr>
          <w:rFonts w:ascii="Times New Roman" w:eastAsia="Times New Roman" w:hAnsi="Times New Roman" w:cs="Times New Roman"/>
          <w:sz w:val="24"/>
          <w:szCs w:val="24"/>
        </w:rPr>
        <w:t xml:space="preserve">The dataset used has 30,000 observations and looks at credit default </w:t>
      </w:r>
      <w:ins w:id="3" w:author="Roxanne Salinas" w:date="2019-12-05T16:36:00Z">
        <w:r w:rsidR="00B67063">
          <w:rPr>
            <w:rFonts w:ascii="Times New Roman" w:eastAsia="Times New Roman" w:hAnsi="Times New Roman" w:cs="Times New Roman"/>
            <w:sz w:val="24"/>
            <w:szCs w:val="24"/>
          </w:rPr>
          <w:t xml:space="preserve">from </w:t>
        </w:r>
        <w:proofErr w:type="spellStart"/>
        <w:r w:rsidR="00B67063" w:rsidRPr="00B67063">
          <w:rPr>
            <w:rFonts w:ascii="Times New Roman" w:eastAsia="Times New Roman" w:hAnsi="Times New Roman" w:cs="Times New Roman"/>
            <w:sz w:val="24"/>
            <w:szCs w:val="24"/>
          </w:rPr>
          <w:t>Customersâ€</w:t>
        </w:r>
        <w:r w:rsidR="00B67063">
          <w:rPr>
            <w:rFonts w:ascii="Times New Roman" w:eastAsia="Times New Roman" w:hAnsi="Times New Roman" w:cs="Times New Roman"/>
            <w:sz w:val="24"/>
            <w:szCs w:val="24"/>
            <w:vertAlign w:val="superscript"/>
          </w:rPr>
          <w:t>TM</w:t>
        </w:r>
        <w:proofErr w:type="spellEnd"/>
        <w:r w:rsidR="00B67063" w:rsidRPr="00B67063">
          <w:rPr>
            <w:rFonts w:ascii="Times New Roman" w:eastAsia="Times New Roman" w:hAnsi="Times New Roman" w:cs="Times New Roman"/>
            <w:sz w:val="24"/>
            <w:szCs w:val="24"/>
          </w:rPr>
          <w:t xml:space="preserve"> </w:t>
        </w:r>
      </w:ins>
      <w:r w:rsidRPr="006A0358">
        <w:rPr>
          <w:rFonts w:ascii="Times New Roman" w:eastAsia="Times New Roman" w:hAnsi="Times New Roman" w:cs="Times New Roman"/>
          <w:sz w:val="24"/>
          <w:szCs w:val="24"/>
        </w:rPr>
        <w:t xml:space="preserve">in Taiwan. </w:t>
      </w:r>
      <w:r w:rsidR="00072134" w:rsidRPr="006A0358">
        <w:rPr>
          <w:rFonts w:ascii="Times New Roman" w:eastAsia="Times New Roman" w:hAnsi="Times New Roman" w:cs="Times New Roman"/>
          <w:sz w:val="24"/>
          <w:szCs w:val="24"/>
        </w:rPr>
        <w:t>The source of the dataset is a website for</w:t>
      </w:r>
      <w:r w:rsidR="00B27611" w:rsidRPr="006A0358">
        <w:rPr>
          <w:rFonts w:ascii="Times New Roman" w:eastAsia="Times New Roman" w:hAnsi="Times New Roman" w:cs="Times New Roman"/>
          <w:sz w:val="24"/>
          <w:szCs w:val="24"/>
        </w:rPr>
        <w:t xml:space="preserve"> UCI Machine Learning Repository</w:t>
      </w:r>
      <w:r w:rsidR="00072134" w:rsidRPr="006A0358">
        <w:rPr>
          <w:rStyle w:val="FootnoteReference"/>
          <w:rFonts w:ascii="Times New Roman" w:eastAsia="Times New Roman" w:hAnsi="Times New Roman" w:cs="Times New Roman"/>
          <w:sz w:val="24"/>
          <w:szCs w:val="24"/>
        </w:rPr>
        <w:footnoteReference w:id="1"/>
      </w:r>
      <w:r w:rsidR="005C5EF3" w:rsidRPr="006A0358">
        <w:rPr>
          <w:rFonts w:ascii="Times New Roman" w:eastAsia="Times New Roman" w:hAnsi="Times New Roman" w:cs="Times New Roman"/>
          <w:sz w:val="24"/>
          <w:szCs w:val="24"/>
        </w:rPr>
        <w:t xml:space="preserve">. </w:t>
      </w:r>
      <w:r w:rsidR="00A02C7C" w:rsidRPr="006A0358">
        <w:rPr>
          <w:rFonts w:ascii="Times New Roman" w:eastAsia="Times New Roman" w:hAnsi="Times New Roman" w:cs="Times New Roman"/>
          <w:sz w:val="24"/>
          <w:szCs w:val="24"/>
        </w:rPr>
        <w:t xml:space="preserve">The response variable is a binary variable indicating </w:t>
      </w:r>
      <w:del w:id="4" w:author="Roxanne Salinas" w:date="2019-12-05T16:36:00Z">
        <w:r w:rsidR="00A02C7C" w:rsidRPr="006A0358" w:rsidDel="00B67063">
          <w:rPr>
            <w:rFonts w:ascii="Times New Roman" w:eastAsia="Times New Roman" w:hAnsi="Times New Roman" w:cs="Times New Roman"/>
            <w:sz w:val="24"/>
            <w:szCs w:val="24"/>
          </w:rPr>
          <w:delText>whether or not</w:delText>
        </w:r>
      </w:del>
      <w:ins w:id="5" w:author="Roxanne Salinas" w:date="2019-12-05T16:36:00Z">
        <w:r w:rsidR="00B67063" w:rsidRPr="006A0358">
          <w:rPr>
            <w:rFonts w:ascii="Times New Roman" w:eastAsia="Times New Roman" w:hAnsi="Times New Roman" w:cs="Times New Roman"/>
            <w:sz w:val="24"/>
            <w:szCs w:val="24"/>
          </w:rPr>
          <w:t>whether</w:t>
        </w:r>
      </w:ins>
      <w:r w:rsidR="00A02C7C" w:rsidRPr="006A0358">
        <w:rPr>
          <w:rFonts w:ascii="Times New Roman" w:eastAsia="Times New Roman" w:hAnsi="Times New Roman" w:cs="Times New Roman"/>
          <w:sz w:val="24"/>
          <w:szCs w:val="24"/>
        </w:rPr>
        <w:t xml:space="preserve"> </w:t>
      </w:r>
      <w:r w:rsidR="006A0358">
        <w:rPr>
          <w:rFonts w:ascii="Times New Roman" w:eastAsia="Times New Roman" w:hAnsi="Times New Roman" w:cs="Times New Roman"/>
          <w:sz w:val="24"/>
          <w:szCs w:val="24"/>
        </w:rPr>
        <w:t>a given</w:t>
      </w:r>
      <w:r w:rsidR="00A02C7C" w:rsidRPr="006A0358">
        <w:rPr>
          <w:rFonts w:ascii="Times New Roman" w:eastAsia="Times New Roman" w:hAnsi="Times New Roman" w:cs="Times New Roman"/>
          <w:sz w:val="24"/>
          <w:szCs w:val="24"/>
        </w:rPr>
        <w:t xml:space="preserve"> </w:t>
      </w:r>
      <w:r w:rsidR="004102B8" w:rsidRPr="006A0358">
        <w:rPr>
          <w:rFonts w:ascii="Times New Roman" w:eastAsia="Times New Roman" w:hAnsi="Times New Roman" w:cs="Times New Roman"/>
          <w:sz w:val="24"/>
          <w:szCs w:val="24"/>
        </w:rPr>
        <w:t xml:space="preserve">customer defaulted on </w:t>
      </w:r>
      <w:r w:rsidR="006A0358">
        <w:rPr>
          <w:rFonts w:ascii="Times New Roman" w:eastAsia="Times New Roman" w:hAnsi="Times New Roman" w:cs="Times New Roman"/>
          <w:sz w:val="24"/>
          <w:szCs w:val="24"/>
        </w:rPr>
        <w:t xml:space="preserve">his/her </w:t>
      </w:r>
      <w:r w:rsidR="004102B8" w:rsidRPr="006A0358">
        <w:rPr>
          <w:rFonts w:ascii="Times New Roman" w:eastAsia="Times New Roman" w:hAnsi="Times New Roman" w:cs="Times New Roman"/>
          <w:sz w:val="24"/>
          <w:szCs w:val="24"/>
        </w:rPr>
        <w:t xml:space="preserve">loan. </w:t>
      </w:r>
      <w:r w:rsidR="00306703">
        <w:rPr>
          <w:rFonts w:ascii="Times New Roman" w:eastAsia="Times New Roman" w:hAnsi="Times New Roman" w:cs="Times New Roman"/>
          <w:sz w:val="24"/>
          <w:szCs w:val="24"/>
        </w:rPr>
        <w:t>Besides the response variable, the dataset has 23 explanatory variables</w:t>
      </w:r>
      <w:r w:rsidR="001D5C07" w:rsidRPr="006A0358">
        <w:rPr>
          <w:rFonts w:ascii="Times New Roman" w:eastAsia="Times New Roman" w:hAnsi="Times New Roman" w:cs="Times New Roman"/>
          <w:sz w:val="24"/>
          <w:szCs w:val="24"/>
        </w:rPr>
        <w:t xml:space="preserve">. </w:t>
      </w:r>
    </w:p>
    <w:p w14:paraId="0D57785D" w14:textId="77777777" w:rsidR="00306703" w:rsidRPr="006A0358" w:rsidRDefault="00306703" w:rsidP="00306703">
      <w:pPr>
        <w:spacing w:after="0" w:line="240" w:lineRule="auto"/>
        <w:rPr>
          <w:rFonts w:ascii="Times New Roman" w:hAnsi="Times New Roman" w:cs="Times New Roman"/>
          <w:sz w:val="24"/>
          <w:szCs w:val="24"/>
        </w:rPr>
      </w:pPr>
    </w:p>
    <w:p w14:paraId="6FB12DB2" w14:textId="77777777" w:rsidR="00072134" w:rsidRPr="006A0358" w:rsidRDefault="00072134" w:rsidP="00072134">
      <w:pPr>
        <w:rPr>
          <w:rFonts w:ascii="Times New Roman" w:hAnsi="Times New Roman" w:cs="Times New Roman"/>
          <w:sz w:val="24"/>
          <w:szCs w:val="24"/>
        </w:rPr>
      </w:pPr>
      <w:r w:rsidRPr="006A0358">
        <w:rPr>
          <w:rFonts w:ascii="Times New Roman" w:hAnsi="Times New Roman" w:cs="Times New Roman"/>
          <w:sz w:val="24"/>
          <w:szCs w:val="24"/>
        </w:rPr>
        <w:t xml:space="preserve">The </w:t>
      </w:r>
      <w:r w:rsidR="006A0358" w:rsidRPr="006A0358">
        <w:rPr>
          <w:rFonts w:ascii="Times New Roman" w:hAnsi="Times New Roman" w:cs="Times New Roman"/>
          <w:sz w:val="24"/>
          <w:szCs w:val="24"/>
        </w:rPr>
        <w:t xml:space="preserve">explanatory </w:t>
      </w:r>
      <w:r w:rsidRPr="006A0358">
        <w:rPr>
          <w:rFonts w:ascii="Times New Roman" w:hAnsi="Times New Roman" w:cs="Times New Roman"/>
          <w:sz w:val="24"/>
          <w:szCs w:val="24"/>
        </w:rPr>
        <w:t>variables are:</w:t>
      </w:r>
    </w:p>
    <w:p w14:paraId="7B33026B" w14:textId="77777777" w:rsidR="004C3530" w:rsidRPr="006A0358" w:rsidRDefault="00514A04" w:rsidP="004C3530">
      <w:pPr>
        <w:pStyle w:val="ListParagraph"/>
        <w:numPr>
          <w:ilvl w:val="0"/>
          <w:numId w:val="12"/>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072134" w:rsidRPr="006A0358">
        <w:rPr>
          <w:rFonts w:ascii="Times New Roman" w:hAnsi="Times New Roman" w:cs="Times New Roman"/>
          <w:sz w:val="24"/>
          <w:szCs w:val="24"/>
        </w:rPr>
        <w:t>: Amount of the given credit (NT dollar): it includes both the individual consumer credit and his/her family (supplementary) credit.</w:t>
      </w:r>
    </w:p>
    <w:p w14:paraId="6EF0AD57" w14:textId="77777777" w:rsidR="004C3530" w:rsidRPr="006A0358" w:rsidRDefault="00514A04" w:rsidP="004C3530">
      <w:pPr>
        <w:pStyle w:val="ListParagraph"/>
        <w:numPr>
          <w:ilvl w:val="0"/>
          <w:numId w:val="12"/>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072134" w:rsidRPr="006A0358">
        <w:rPr>
          <w:rFonts w:ascii="Times New Roman" w:hAnsi="Times New Roman" w:cs="Times New Roman"/>
          <w:sz w:val="24"/>
          <w:szCs w:val="24"/>
        </w:rPr>
        <w:t>: Gender (1 = male; 2 = female).</w:t>
      </w:r>
    </w:p>
    <w:p w14:paraId="2236E728" w14:textId="77777777" w:rsidR="004C3530" w:rsidRPr="006A0358" w:rsidRDefault="00514A04" w:rsidP="004C3530">
      <w:pPr>
        <w:pStyle w:val="ListParagraph"/>
        <w:numPr>
          <w:ilvl w:val="0"/>
          <w:numId w:val="12"/>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sidR="00072134" w:rsidRPr="006A0358">
        <w:rPr>
          <w:rFonts w:ascii="Times New Roman" w:hAnsi="Times New Roman" w:cs="Times New Roman"/>
          <w:sz w:val="24"/>
          <w:szCs w:val="24"/>
        </w:rPr>
        <w:t>: Education (1 = graduate school; 2 = university; 3 = high school; 4 = others).</w:t>
      </w:r>
    </w:p>
    <w:p w14:paraId="2F4EA972" w14:textId="77777777" w:rsidR="004C3530" w:rsidRPr="006A0358" w:rsidRDefault="00514A04" w:rsidP="004C3530">
      <w:pPr>
        <w:pStyle w:val="ListParagraph"/>
        <w:numPr>
          <w:ilvl w:val="0"/>
          <w:numId w:val="12"/>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w:r w:rsidR="00072134" w:rsidRPr="006A0358">
        <w:rPr>
          <w:rFonts w:ascii="Times New Roman" w:hAnsi="Times New Roman" w:cs="Times New Roman"/>
          <w:sz w:val="24"/>
          <w:szCs w:val="24"/>
        </w:rPr>
        <w:t>: Marital status (1 = married; 2 = single; 3 = others).</w:t>
      </w:r>
    </w:p>
    <w:p w14:paraId="77C751ED" w14:textId="77777777" w:rsidR="004C3530" w:rsidRPr="006A0358" w:rsidRDefault="00514A04" w:rsidP="004C3530">
      <w:pPr>
        <w:pStyle w:val="ListParagraph"/>
        <w:numPr>
          <w:ilvl w:val="0"/>
          <w:numId w:val="12"/>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oMath>
      <w:r w:rsidR="00072134" w:rsidRPr="006A0358">
        <w:rPr>
          <w:rFonts w:ascii="Times New Roman" w:hAnsi="Times New Roman" w:cs="Times New Roman"/>
          <w:sz w:val="24"/>
          <w:szCs w:val="24"/>
        </w:rPr>
        <w:t>: Age (year).</w:t>
      </w:r>
    </w:p>
    <w:p w14:paraId="349EF74C" w14:textId="77777777" w:rsidR="004C3530" w:rsidRPr="006A0358" w:rsidRDefault="00514A04" w:rsidP="004C3530">
      <w:pPr>
        <w:pStyle w:val="ListParagraph"/>
        <w:numPr>
          <w:ilvl w:val="0"/>
          <w:numId w:val="12"/>
        </w:num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072134" w:rsidRPr="006A0358">
        <w:rPr>
          <w:rFonts w:ascii="Times New Roman" w:hAnsi="Times New Roman" w:cs="Times New Roman"/>
          <w:sz w:val="24"/>
          <w:szCs w:val="24"/>
        </w:rPr>
        <w:t xml:space="preserve">: History of past payment. </w:t>
      </w:r>
      <w:r w:rsidR="004C3530" w:rsidRPr="006A0358">
        <w:rPr>
          <w:rFonts w:ascii="Times New Roman" w:hAnsi="Times New Roman" w:cs="Times New Roman"/>
          <w:sz w:val="24"/>
          <w:szCs w:val="24"/>
        </w:rPr>
        <w:t>These variables track</w:t>
      </w:r>
      <w:r w:rsidR="00072134" w:rsidRPr="006A0358">
        <w:rPr>
          <w:rFonts w:ascii="Times New Roman" w:hAnsi="Times New Roman" w:cs="Times New Roman"/>
          <w:sz w:val="24"/>
          <w:szCs w:val="24"/>
        </w:rPr>
        <w:t xml:space="preserve"> the past monthly payment records (from April to </w:t>
      </w:r>
      <w:r w:rsidR="004C3530" w:rsidRPr="006A0358">
        <w:rPr>
          <w:rFonts w:ascii="Times New Roman" w:hAnsi="Times New Roman" w:cs="Times New Roman"/>
          <w:sz w:val="24"/>
          <w:szCs w:val="24"/>
        </w:rPr>
        <w:t>September</w:t>
      </w:r>
      <w:r w:rsidR="00072134" w:rsidRPr="006A0358">
        <w:rPr>
          <w:rFonts w:ascii="Times New Roman" w:hAnsi="Times New Roman" w:cs="Times New Roman"/>
          <w:sz w:val="24"/>
          <w:szCs w:val="24"/>
        </w:rPr>
        <w:t xml:space="preserve"> 2005) as follows: </w:t>
      </w:r>
    </w:p>
    <w:p w14:paraId="5181DE5F" w14:textId="77777777" w:rsidR="004C3530" w:rsidRPr="006A0358" w:rsidRDefault="00514A04" w:rsidP="004C3530">
      <w:pPr>
        <w:pStyle w:val="ListParagraph"/>
        <w:numPr>
          <w:ilvl w:val="1"/>
          <w:numId w:val="1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the repayment status in </w:t>
      </w:r>
      <w:r w:rsidR="004C3530" w:rsidRPr="006A0358">
        <w:rPr>
          <w:rFonts w:ascii="Times New Roman" w:hAnsi="Times New Roman" w:cs="Times New Roman"/>
          <w:sz w:val="24"/>
          <w:szCs w:val="24"/>
        </w:rPr>
        <w:t>September</w:t>
      </w:r>
      <w:r w:rsidR="00072134" w:rsidRPr="006A0358">
        <w:rPr>
          <w:rFonts w:ascii="Times New Roman" w:hAnsi="Times New Roman" w:cs="Times New Roman"/>
          <w:sz w:val="24"/>
          <w:szCs w:val="24"/>
        </w:rPr>
        <w:t xml:space="preserve"> 2005; </w:t>
      </w:r>
    </w:p>
    <w:p w14:paraId="7E3CD273" w14:textId="77777777" w:rsidR="004C3530" w:rsidRPr="006A0358" w:rsidRDefault="00514A04" w:rsidP="004C3530">
      <w:pPr>
        <w:pStyle w:val="ListParagraph"/>
        <w:numPr>
          <w:ilvl w:val="1"/>
          <w:numId w:val="1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 the repayment status in </w:t>
      </w:r>
      <w:r w:rsidR="004C3530" w:rsidRPr="006A0358">
        <w:rPr>
          <w:rFonts w:ascii="Times New Roman" w:hAnsi="Times New Roman" w:cs="Times New Roman"/>
          <w:sz w:val="24"/>
          <w:szCs w:val="24"/>
        </w:rPr>
        <w:t>August</w:t>
      </w:r>
      <w:r w:rsidR="00072134" w:rsidRPr="006A0358">
        <w:rPr>
          <w:rFonts w:ascii="Times New Roman" w:hAnsi="Times New Roman" w:cs="Times New Roman"/>
          <w:sz w:val="24"/>
          <w:szCs w:val="24"/>
        </w:rPr>
        <w:t xml:space="preserve"> 2005; . . .;</w:t>
      </w:r>
    </w:p>
    <w:p w14:paraId="7E629436" w14:textId="77777777" w:rsidR="004C3530" w:rsidRPr="006A0358" w:rsidRDefault="00514A04" w:rsidP="004C3530">
      <w:pPr>
        <w:pStyle w:val="ListParagraph"/>
        <w:numPr>
          <w:ilvl w:val="1"/>
          <w:numId w:val="1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4C3530" w:rsidRPr="006A0358">
        <w:rPr>
          <w:rFonts w:ascii="Times New Roman" w:hAnsi="Times New Roman" w:cs="Times New Roman"/>
          <w:sz w:val="24"/>
          <w:szCs w:val="24"/>
        </w:rPr>
        <w:t>:</w:t>
      </w:r>
      <w:r w:rsidR="00072134" w:rsidRPr="006A0358">
        <w:rPr>
          <w:rFonts w:ascii="Times New Roman" w:hAnsi="Times New Roman" w:cs="Times New Roman"/>
          <w:sz w:val="24"/>
          <w:szCs w:val="24"/>
        </w:rPr>
        <w:t xml:space="preserve"> the repayment status in </w:t>
      </w:r>
      <w:r w:rsidR="004C3530" w:rsidRPr="006A0358">
        <w:rPr>
          <w:rFonts w:ascii="Times New Roman" w:hAnsi="Times New Roman" w:cs="Times New Roman"/>
          <w:sz w:val="24"/>
          <w:szCs w:val="24"/>
        </w:rPr>
        <w:t>April</w:t>
      </w:r>
      <w:r w:rsidR="00072134" w:rsidRPr="006A0358">
        <w:rPr>
          <w:rFonts w:ascii="Times New Roman" w:hAnsi="Times New Roman" w:cs="Times New Roman"/>
          <w:sz w:val="24"/>
          <w:szCs w:val="24"/>
        </w:rPr>
        <w:t xml:space="preserve"> 2005. The measurement scale for the repayment status is: -1 = pay duly; 1 = payment delay for one month; 2 = payment delay for two months; . . .; 8 = payment delay for eight months; 9 = payment delay for nine months and above.</w:t>
      </w:r>
    </w:p>
    <w:p w14:paraId="26DCE75C" w14:textId="77777777" w:rsidR="004C3530" w:rsidRPr="006A0358" w:rsidRDefault="00514A04" w:rsidP="004C3530">
      <w:pPr>
        <w:pStyle w:val="ListParagraph"/>
        <w:numPr>
          <w:ilvl w:val="0"/>
          <w:numId w:val="12"/>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17</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Amount of bill statement (NT dollar). </w:t>
      </w:r>
    </w:p>
    <w:p w14:paraId="03A48520" w14:textId="77777777" w:rsidR="004C3530" w:rsidRPr="006A0358" w:rsidRDefault="00514A04" w:rsidP="004C3530">
      <w:pPr>
        <w:pStyle w:val="ListParagraph"/>
        <w:numPr>
          <w:ilvl w:val="1"/>
          <w:numId w:val="14"/>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 amount of bill statement in September, 2005; </w:t>
      </w:r>
    </w:p>
    <w:p w14:paraId="5993C1CA" w14:textId="77777777" w:rsidR="004C3530" w:rsidRPr="006A0358" w:rsidRDefault="00514A04" w:rsidP="004C3530">
      <w:pPr>
        <w:pStyle w:val="ListParagraph"/>
        <w:numPr>
          <w:ilvl w:val="1"/>
          <w:numId w:val="14"/>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 amount of bill statement in August, 2005; . . .; </w:t>
      </w:r>
    </w:p>
    <w:p w14:paraId="147E3FD2" w14:textId="77777777" w:rsidR="004C3530" w:rsidRPr="006A0358" w:rsidRDefault="00514A04" w:rsidP="004C3530">
      <w:pPr>
        <w:pStyle w:val="ListParagraph"/>
        <w:numPr>
          <w:ilvl w:val="1"/>
          <w:numId w:val="14"/>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17</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 </w:t>
      </w:r>
      <w:proofErr w:type="gramStart"/>
      <w:r w:rsidR="00072134" w:rsidRPr="006A0358">
        <w:rPr>
          <w:rFonts w:ascii="Times New Roman" w:hAnsi="Times New Roman" w:cs="Times New Roman"/>
          <w:sz w:val="24"/>
          <w:szCs w:val="24"/>
        </w:rPr>
        <w:t>amount</w:t>
      </w:r>
      <w:proofErr w:type="gramEnd"/>
      <w:r w:rsidR="00072134" w:rsidRPr="006A0358">
        <w:rPr>
          <w:rFonts w:ascii="Times New Roman" w:hAnsi="Times New Roman" w:cs="Times New Roman"/>
          <w:sz w:val="24"/>
          <w:szCs w:val="24"/>
        </w:rPr>
        <w:t xml:space="preserve"> of bill statement in April, 2005.</w:t>
      </w:r>
    </w:p>
    <w:p w14:paraId="4A63222C" w14:textId="77777777" w:rsidR="004C3530" w:rsidRPr="006A0358" w:rsidRDefault="00514A04" w:rsidP="004C3530">
      <w:pPr>
        <w:pStyle w:val="ListParagraph"/>
        <w:numPr>
          <w:ilvl w:val="0"/>
          <w:numId w:val="12"/>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18</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Amount of previous payment (NT dollar). </w:t>
      </w:r>
    </w:p>
    <w:p w14:paraId="5822C561" w14:textId="77777777" w:rsidR="004C3530" w:rsidRPr="006A0358" w:rsidRDefault="00514A04" w:rsidP="004C3530">
      <w:pPr>
        <w:pStyle w:val="ListParagraph"/>
        <w:numPr>
          <w:ilvl w:val="1"/>
          <w:numId w:val="13"/>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18</m:t>
            </m:r>
          </m:sub>
        </m:sSub>
      </m:oMath>
      <w:r w:rsidR="004C3530" w:rsidRPr="006A0358">
        <w:rPr>
          <w:rFonts w:ascii="Times New Roman" w:hAnsi="Times New Roman" w:cs="Times New Roman"/>
          <w:sz w:val="24"/>
          <w:szCs w:val="24"/>
        </w:rPr>
        <w:t>:</w:t>
      </w:r>
      <w:r w:rsidR="00072134" w:rsidRPr="006A0358">
        <w:rPr>
          <w:rFonts w:ascii="Times New Roman" w:hAnsi="Times New Roman" w:cs="Times New Roman"/>
          <w:sz w:val="24"/>
          <w:szCs w:val="24"/>
        </w:rPr>
        <w:t xml:space="preserve"> amount paid in September, 2005; </w:t>
      </w:r>
    </w:p>
    <w:p w14:paraId="48FAFA72" w14:textId="77777777" w:rsidR="004C3530" w:rsidRPr="006A0358" w:rsidRDefault="00514A04" w:rsidP="004C3530">
      <w:pPr>
        <w:pStyle w:val="ListParagraph"/>
        <w:numPr>
          <w:ilvl w:val="1"/>
          <w:numId w:val="13"/>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19</m:t>
            </m:r>
          </m:sub>
        </m:sSub>
      </m:oMath>
      <w:r w:rsidR="004C3530" w:rsidRPr="006A0358">
        <w:rPr>
          <w:rFonts w:ascii="Times New Roman" w:hAnsi="Times New Roman" w:cs="Times New Roman"/>
          <w:sz w:val="24"/>
          <w:szCs w:val="24"/>
        </w:rPr>
        <w:t xml:space="preserve">: </w:t>
      </w:r>
      <w:r w:rsidR="00072134" w:rsidRPr="006A0358">
        <w:rPr>
          <w:rFonts w:ascii="Times New Roman" w:hAnsi="Times New Roman" w:cs="Times New Roman"/>
          <w:sz w:val="24"/>
          <w:szCs w:val="24"/>
        </w:rPr>
        <w:t xml:space="preserve"> </w:t>
      </w:r>
      <w:proofErr w:type="gramStart"/>
      <w:r w:rsidR="00072134" w:rsidRPr="006A0358">
        <w:rPr>
          <w:rFonts w:ascii="Times New Roman" w:hAnsi="Times New Roman" w:cs="Times New Roman"/>
          <w:sz w:val="24"/>
          <w:szCs w:val="24"/>
        </w:rPr>
        <w:t>amount</w:t>
      </w:r>
      <w:proofErr w:type="gramEnd"/>
      <w:r w:rsidR="00072134" w:rsidRPr="006A0358">
        <w:rPr>
          <w:rFonts w:ascii="Times New Roman" w:hAnsi="Times New Roman" w:cs="Times New Roman"/>
          <w:sz w:val="24"/>
          <w:szCs w:val="24"/>
        </w:rPr>
        <w:t xml:space="preserve"> paid in August, 2005; . . .;</w:t>
      </w:r>
    </w:p>
    <w:p w14:paraId="5F66C9F1" w14:textId="77777777" w:rsidR="00072134" w:rsidRPr="006A0358" w:rsidRDefault="00514A04" w:rsidP="004C3530">
      <w:pPr>
        <w:pStyle w:val="ListParagraph"/>
        <w:numPr>
          <w:ilvl w:val="1"/>
          <w:numId w:val="13"/>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4C3530" w:rsidRPr="006A0358">
        <w:rPr>
          <w:rFonts w:ascii="Times New Roman" w:hAnsi="Times New Roman" w:cs="Times New Roman"/>
          <w:sz w:val="24"/>
          <w:szCs w:val="24"/>
        </w:rPr>
        <w:t xml:space="preserve">: </w:t>
      </w:r>
      <w:proofErr w:type="gramStart"/>
      <w:r w:rsidR="00072134" w:rsidRPr="006A0358">
        <w:rPr>
          <w:rFonts w:ascii="Times New Roman" w:hAnsi="Times New Roman" w:cs="Times New Roman"/>
          <w:sz w:val="24"/>
          <w:szCs w:val="24"/>
        </w:rPr>
        <w:t>amount</w:t>
      </w:r>
      <w:proofErr w:type="gramEnd"/>
      <w:r w:rsidR="00072134" w:rsidRPr="006A0358">
        <w:rPr>
          <w:rFonts w:ascii="Times New Roman" w:hAnsi="Times New Roman" w:cs="Times New Roman"/>
          <w:sz w:val="24"/>
          <w:szCs w:val="24"/>
        </w:rPr>
        <w:t xml:space="preserve"> paid in April, 2005.</w:t>
      </w:r>
    </w:p>
    <w:p w14:paraId="055E1D4A" w14:textId="77777777" w:rsidR="00072134" w:rsidRPr="006A0358" w:rsidRDefault="006A0358" w:rsidP="00AA251E">
      <w:pPr>
        <w:spacing w:after="0" w:line="240" w:lineRule="auto"/>
        <w:rPr>
          <w:rFonts w:ascii="Times New Roman" w:eastAsia="Times New Roman" w:hAnsi="Times New Roman" w:cs="Times New Roman"/>
          <w:sz w:val="24"/>
          <w:szCs w:val="24"/>
        </w:rPr>
      </w:pPr>
      <w:r w:rsidRPr="006A0358">
        <w:rPr>
          <w:rFonts w:ascii="Times New Roman" w:eastAsia="Times New Roman" w:hAnsi="Times New Roman" w:cs="Times New Roman"/>
          <w:sz w:val="24"/>
          <w:szCs w:val="24"/>
        </w:rPr>
        <w:t>The response variable is:</w:t>
      </w:r>
    </w:p>
    <w:p w14:paraId="0696413B" w14:textId="77777777" w:rsidR="006A0358" w:rsidRPr="00306703" w:rsidRDefault="006A0358" w:rsidP="006A0358">
      <w:pPr>
        <w:pStyle w:val="ListParagraph"/>
        <w:numPr>
          <w:ilvl w:val="0"/>
          <w:numId w:val="16"/>
        </w:numPr>
        <w:spacing w:after="0" w:line="24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y: </m:t>
        </m:r>
      </m:oMath>
      <w:r w:rsidRPr="006A0358">
        <w:rPr>
          <w:rFonts w:ascii="Times New Roman" w:hAnsi="Times New Roman" w:cs="Times New Roman"/>
          <w:sz w:val="24"/>
          <w:szCs w:val="24"/>
        </w:rPr>
        <w:t>default payment (Yes = 1, No = 0)</w:t>
      </w:r>
    </w:p>
    <w:p w14:paraId="4D512164" w14:textId="77777777" w:rsidR="00306703" w:rsidRDefault="00306703" w:rsidP="00306703">
      <w:pPr>
        <w:spacing w:after="0" w:line="240" w:lineRule="auto"/>
        <w:rPr>
          <w:rFonts w:ascii="Times New Roman" w:eastAsia="Times New Roman" w:hAnsi="Times New Roman" w:cs="Times New Roman"/>
          <w:sz w:val="24"/>
          <w:szCs w:val="24"/>
        </w:rPr>
      </w:pPr>
    </w:p>
    <w:p w14:paraId="3C7AD291" w14:textId="77777777" w:rsidR="00306703" w:rsidRPr="006A0358" w:rsidRDefault="00306703" w:rsidP="00306703">
      <w:pPr>
        <w:spacing w:after="0" w:line="240" w:lineRule="auto"/>
        <w:rPr>
          <w:rFonts w:ascii="Times New Roman" w:eastAsia="Times New Roman" w:hAnsi="Times New Roman" w:cs="Times New Roman"/>
          <w:sz w:val="24"/>
          <w:szCs w:val="24"/>
        </w:rPr>
      </w:pPr>
    </w:p>
    <w:p w14:paraId="4EECEB54" w14:textId="281FC5DE" w:rsidR="00306703" w:rsidRDefault="00306703" w:rsidP="00306703">
      <w:pPr>
        <w:spacing w:after="0" w:line="240" w:lineRule="auto"/>
        <w:rPr>
          <w:rFonts w:ascii="Times New Roman" w:eastAsia="Times New Roman" w:hAnsi="Times New Roman" w:cs="Times New Roman"/>
          <w:sz w:val="24"/>
          <w:szCs w:val="24"/>
        </w:rPr>
      </w:pPr>
      <w:r w:rsidRPr="006A0358">
        <w:rPr>
          <w:rFonts w:ascii="Times New Roman" w:hAnsi="Times New Roman" w:cs="Times New Roman"/>
          <w:sz w:val="24"/>
          <w:szCs w:val="24"/>
        </w:rPr>
        <w:t xml:space="preserve">The main objective of the project is to produce an adequate prediction model that helps predict credit defaults using explanatory variables identified in the dataset. </w:t>
      </w:r>
      <w:r>
        <w:rPr>
          <w:rFonts w:ascii="Times New Roman" w:hAnsi="Times New Roman" w:cs="Times New Roman"/>
          <w:sz w:val="24"/>
          <w:szCs w:val="24"/>
        </w:rPr>
        <w:t xml:space="preserve">To achieve this, the project will </w:t>
      </w:r>
      <w:r w:rsidRPr="006A0358">
        <w:rPr>
          <w:rFonts w:ascii="Times New Roman" w:eastAsia="Times New Roman" w:hAnsi="Times New Roman" w:cs="Times New Roman"/>
          <w:sz w:val="24"/>
          <w:szCs w:val="24"/>
        </w:rPr>
        <w:t xml:space="preserve">compare various classification </w:t>
      </w:r>
      <w:r>
        <w:rPr>
          <w:rFonts w:ascii="Times New Roman" w:eastAsia="Times New Roman" w:hAnsi="Times New Roman" w:cs="Times New Roman"/>
          <w:sz w:val="24"/>
          <w:szCs w:val="24"/>
        </w:rPr>
        <w:t xml:space="preserve">methods to identify and </w:t>
      </w:r>
      <w:del w:id="6" w:author="Roxanne Salinas" w:date="2019-12-05T16:37:00Z">
        <w:r w:rsidDel="00B67063">
          <w:rPr>
            <w:rFonts w:ascii="Times New Roman" w:eastAsia="Times New Roman" w:hAnsi="Times New Roman" w:cs="Times New Roman"/>
            <w:sz w:val="24"/>
            <w:szCs w:val="24"/>
          </w:rPr>
          <w:delText>forecast  loan</w:delText>
        </w:r>
      </w:del>
      <w:ins w:id="7" w:author="Roxanne Salinas" w:date="2019-12-05T16:37:00Z">
        <w:r w:rsidR="00B67063">
          <w:rPr>
            <w:rFonts w:ascii="Times New Roman" w:eastAsia="Times New Roman" w:hAnsi="Times New Roman" w:cs="Times New Roman"/>
            <w:sz w:val="24"/>
            <w:szCs w:val="24"/>
          </w:rPr>
          <w:t>forecast loan</w:t>
        </w:r>
      </w:ins>
      <w:r>
        <w:rPr>
          <w:rFonts w:ascii="Times New Roman" w:eastAsia="Times New Roman" w:hAnsi="Times New Roman" w:cs="Times New Roman"/>
          <w:sz w:val="24"/>
          <w:szCs w:val="24"/>
        </w:rPr>
        <w:t xml:space="preserve"> defaulters</w:t>
      </w:r>
      <w:ins w:id="8" w:author="Roxanne Salinas" w:date="2019-12-05T16:38:00Z">
        <w:r w:rsidR="00B67063">
          <w:rPr>
            <w:rFonts w:ascii="Times New Roman" w:eastAsia="Times New Roman" w:hAnsi="Times New Roman" w:cs="Times New Roman"/>
            <w:sz w:val="24"/>
            <w:szCs w:val="24"/>
          </w:rPr>
          <w:t xml:space="preserve">.  The methods we used are </w:t>
        </w:r>
      </w:ins>
      <w:del w:id="9" w:author="Roxanne Salinas" w:date="2019-12-05T16:38:00Z">
        <w:r w:rsidDel="00B67063">
          <w:rPr>
            <w:rFonts w:ascii="Times New Roman" w:eastAsia="Times New Roman" w:hAnsi="Times New Roman" w:cs="Times New Roman"/>
            <w:sz w:val="24"/>
            <w:szCs w:val="24"/>
          </w:rPr>
          <w:delText xml:space="preserve"> using </w:delText>
        </w:r>
        <w:r w:rsidRPr="006A0358" w:rsidDel="00B67063">
          <w:rPr>
            <w:rFonts w:ascii="Times New Roman" w:eastAsia="Times New Roman" w:hAnsi="Times New Roman" w:cs="Times New Roman"/>
            <w:sz w:val="24"/>
            <w:szCs w:val="24"/>
          </w:rPr>
          <w:delText>l</w:delText>
        </w:r>
      </w:del>
      <w:ins w:id="10" w:author="Roxanne Salinas" w:date="2019-12-05T16:38:00Z">
        <w:r w:rsidR="00B67063">
          <w:rPr>
            <w:rFonts w:ascii="Times New Roman" w:eastAsia="Times New Roman" w:hAnsi="Times New Roman" w:cs="Times New Roman"/>
            <w:sz w:val="24"/>
            <w:szCs w:val="24"/>
          </w:rPr>
          <w:t>l</w:t>
        </w:r>
      </w:ins>
      <w:r w:rsidRPr="006A0358">
        <w:rPr>
          <w:rFonts w:ascii="Times New Roman" w:eastAsia="Times New Roman" w:hAnsi="Times New Roman" w:cs="Times New Roman"/>
          <w:sz w:val="24"/>
          <w:szCs w:val="24"/>
        </w:rPr>
        <w:t xml:space="preserve">ogistic regression, LDA, QDA, Naïve Bayes, </w:t>
      </w:r>
      <w:ins w:id="11" w:author="Roxanne Salinas" w:date="2019-12-05T16:39:00Z">
        <w:r w:rsidR="00B67063">
          <w:rPr>
            <w:rFonts w:ascii="Times New Roman" w:eastAsia="Times New Roman" w:hAnsi="Times New Roman" w:cs="Times New Roman"/>
            <w:sz w:val="24"/>
            <w:szCs w:val="24"/>
          </w:rPr>
          <w:t xml:space="preserve">and </w:t>
        </w:r>
      </w:ins>
      <w:r w:rsidRPr="006A0358">
        <w:rPr>
          <w:rFonts w:ascii="Times New Roman" w:eastAsia="Times New Roman" w:hAnsi="Times New Roman" w:cs="Times New Roman"/>
          <w:sz w:val="24"/>
          <w:szCs w:val="24"/>
        </w:rPr>
        <w:t>KNN</w:t>
      </w:r>
      <w:r>
        <w:rPr>
          <w:rFonts w:ascii="Times New Roman" w:eastAsia="Times New Roman" w:hAnsi="Times New Roman" w:cs="Times New Roman"/>
          <w:sz w:val="24"/>
          <w:szCs w:val="24"/>
        </w:rPr>
        <w:t xml:space="preserve"> </w:t>
      </w:r>
      <w:del w:id="12" w:author="Roxanne Salinas" w:date="2019-12-05T16:39:00Z">
        <w:r w:rsidDel="00B67063">
          <w:rPr>
            <w:rFonts w:ascii="Times New Roman" w:eastAsia="Times New Roman" w:hAnsi="Times New Roman" w:cs="Times New Roman"/>
            <w:sz w:val="24"/>
            <w:szCs w:val="24"/>
          </w:rPr>
          <w:delText xml:space="preserve">on </w:delText>
        </w:r>
      </w:del>
      <w:ins w:id="13" w:author="Roxanne Salinas" w:date="2019-12-05T16:39:00Z">
        <w:r w:rsidR="00B67063">
          <w:rPr>
            <w:rFonts w:ascii="Times New Roman" w:eastAsia="Times New Roman" w:hAnsi="Times New Roman" w:cs="Times New Roman"/>
            <w:sz w:val="24"/>
            <w:szCs w:val="24"/>
          </w:rPr>
          <w:t xml:space="preserve">for </w:t>
        </w:r>
      </w:ins>
      <w:r>
        <w:rPr>
          <w:rFonts w:ascii="Times New Roman" w:eastAsia="Times New Roman" w:hAnsi="Times New Roman" w:cs="Times New Roman"/>
          <w:sz w:val="24"/>
          <w:szCs w:val="24"/>
        </w:rPr>
        <w:t>the original data</w:t>
      </w:r>
      <w:ins w:id="14" w:author="Roxanne Salinas" w:date="2019-12-05T16:40:00Z">
        <w:r w:rsidR="00B67063">
          <w:rPr>
            <w:rFonts w:ascii="Times New Roman" w:eastAsia="Times New Roman" w:hAnsi="Times New Roman" w:cs="Times New Roman"/>
            <w:sz w:val="24"/>
            <w:szCs w:val="24"/>
          </w:rPr>
          <w:t xml:space="preserve"> as well as </w:t>
        </w:r>
      </w:ins>
      <w:del w:id="15" w:author="Roxanne Salinas" w:date="2019-12-05T16:39:00Z">
        <w:r w:rsidDel="00B67063">
          <w:rPr>
            <w:rFonts w:ascii="Times New Roman" w:eastAsia="Times New Roman" w:hAnsi="Times New Roman" w:cs="Times New Roman"/>
            <w:sz w:val="24"/>
            <w:szCs w:val="24"/>
          </w:rPr>
          <w:delText>, r</w:delText>
        </w:r>
      </w:del>
      <w:ins w:id="16" w:author="Roxanne Salinas" w:date="2019-12-05T16:39:00Z">
        <w:r w:rsidR="00B67063">
          <w:rPr>
            <w:rFonts w:ascii="Times New Roman" w:eastAsia="Times New Roman" w:hAnsi="Times New Roman" w:cs="Times New Roman"/>
            <w:sz w:val="24"/>
            <w:szCs w:val="24"/>
          </w:rPr>
          <w:t>R</w:t>
        </w:r>
      </w:ins>
      <w:r>
        <w:rPr>
          <w:rFonts w:ascii="Times New Roman" w:eastAsia="Times New Roman" w:hAnsi="Times New Roman" w:cs="Times New Roman"/>
          <w:sz w:val="24"/>
          <w:szCs w:val="24"/>
        </w:rPr>
        <w:t>egularization methods, such as LASSO, Ridge and Elastic Net</w:t>
      </w:r>
      <w:ins w:id="17" w:author="Roxanne Salinas" w:date="2019-12-05T16:40:00Z">
        <w:r w:rsidR="00B67063">
          <w:rPr>
            <w:rFonts w:ascii="Times New Roman" w:eastAsia="Times New Roman" w:hAnsi="Times New Roman" w:cs="Times New Roman"/>
            <w:sz w:val="24"/>
            <w:szCs w:val="24"/>
          </w:rPr>
          <w:t>.</w:t>
        </w:r>
      </w:ins>
      <w:del w:id="18" w:author="Roxanne Salinas" w:date="2019-12-05T16:40:00Z">
        <w:r w:rsidDel="00B67063">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19" w:author="Roxanne Salinas" w:date="2019-12-05T16:40:00Z">
        <w:r w:rsidR="00B67063">
          <w:rPr>
            <w:rFonts w:ascii="Times New Roman" w:eastAsia="Times New Roman" w:hAnsi="Times New Roman" w:cs="Times New Roman"/>
            <w:sz w:val="24"/>
            <w:szCs w:val="24"/>
          </w:rPr>
          <w:t xml:space="preserve"> </w:t>
        </w:r>
      </w:ins>
      <w:ins w:id="20" w:author="Roxanne Salinas" w:date="2019-12-05T16:41:00Z">
        <w:r w:rsidR="00B67063">
          <w:rPr>
            <w:rFonts w:ascii="Times New Roman" w:eastAsia="Times New Roman" w:hAnsi="Times New Roman" w:cs="Times New Roman"/>
            <w:sz w:val="24"/>
            <w:szCs w:val="24"/>
          </w:rPr>
          <w:t xml:space="preserve">In addition, </w:t>
        </w:r>
      </w:ins>
      <w:del w:id="21" w:author="Roxanne Salinas" w:date="2019-12-05T16:40:00Z">
        <w:r w:rsidRPr="006A0358" w:rsidDel="00B67063">
          <w:rPr>
            <w:rFonts w:ascii="Times New Roman" w:eastAsia="Times New Roman" w:hAnsi="Times New Roman" w:cs="Times New Roman"/>
            <w:sz w:val="24"/>
            <w:szCs w:val="24"/>
          </w:rPr>
          <w:delText>and l</w:delText>
        </w:r>
      </w:del>
      <w:ins w:id="22" w:author="Roxanne Salinas" w:date="2019-12-05T16:41:00Z">
        <w:r w:rsidR="00B67063">
          <w:rPr>
            <w:rFonts w:ascii="Times New Roman" w:eastAsia="Times New Roman" w:hAnsi="Times New Roman" w:cs="Times New Roman"/>
            <w:sz w:val="24"/>
            <w:szCs w:val="24"/>
          </w:rPr>
          <w:t>l</w:t>
        </w:r>
      </w:ins>
      <w:r w:rsidRPr="006A0358">
        <w:rPr>
          <w:rFonts w:ascii="Times New Roman" w:eastAsia="Times New Roman" w:hAnsi="Times New Roman" w:cs="Times New Roman"/>
          <w:sz w:val="24"/>
          <w:szCs w:val="24"/>
        </w:rPr>
        <w:t xml:space="preserve">ogistic regression, LDA, QDA, Naïve Bayes, </w:t>
      </w:r>
      <w:ins w:id="23" w:author="Roxanne Salinas" w:date="2019-12-05T16:41:00Z">
        <w:r w:rsidR="00B67063">
          <w:rPr>
            <w:rFonts w:ascii="Times New Roman" w:eastAsia="Times New Roman" w:hAnsi="Times New Roman" w:cs="Times New Roman"/>
            <w:sz w:val="24"/>
            <w:szCs w:val="24"/>
          </w:rPr>
          <w:t xml:space="preserve">and </w:t>
        </w:r>
      </w:ins>
      <w:r w:rsidRPr="006A0358">
        <w:rPr>
          <w:rFonts w:ascii="Times New Roman" w:eastAsia="Times New Roman" w:hAnsi="Times New Roman" w:cs="Times New Roman"/>
          <w:sz w:val="24"/>
          <w:szCs w:val="24"/>
        </w:rPr>
        <w:t>KNN</w:t>
      </w:r>
      <w:r>
        <w:rPr>
          <w:rFonts w:ascii="Times New Roman" w:eastAsia="Times New Roman" w:hAnsi="Times New Roman" w:cs="Times New Roman"/>
          <w:sz w:val="24"/>
          <w:szCs w:val="24"/>
        </w:rPr>
        <w:t xml:space="preserve"> </w:t>
      </w:r>
      <w:ins w:id="24" w:author="Roxanne Salinas" w:date="2019-12-05T16:41:00Z">
        <w:r w:rsidR="00B67063">
          <w:rPr>
            <w:rFonts w:ascii="Times New Roman" w:eastAsia="Times New Roman" w:hAnsi="Times New Roman" w:cs="Times New Roman"/>
            <w:sz w:val="24"/>
            <w:szCs w:val="24"/>
          </w:rPr>
          <w:t>were perf</w:t>
        </w:r>
      </w:ins>
      <w:r>
        <w:rPr>
          <w:rFonts w:ascii="Times New Roman" w:eastAsia="Times New Roman" w:hAnsi="Times New Roman" w:cs="Times New Roman"/>
          <w:sz w:val="24"/>
          <w:szCs w:val="24"/>
        </w:rPr>
        <w:t>o</w:t>
      </w:r>
      <w:ins w:id="25" w:author="Roxanne Salinas" w:date="2019-12-05T16:41:00Z">
        <w:r w:rsidR="00B67063">
          <w:rPr>
            <w:rFonts w:ascii="Times New Roman" w:eastAsia="Times New Roman" w:hAnsi="Times New Roman" w:cs="Times New Roman"/>
            <w:sz w:val="24"/>
            <w:szCs w:val="24"/>
          </w:rPr>
          <w:t>rmed on the</w:t>
        </w:r>
      </w:ins>
      <w:del w:id="26" w:author="Roxanne Salinas" w:date="2019-12-05T16:41:00Z">
        <w:r w:rsidDel="00B67063">
          <w:rPr>
            <w:rFonts w:ascii="Times New Roman" w:eastAsia="Times New Roman" w:hAnsi="Times New Roman" w:cs="Times New Roman"/>
            <w:sz w:val="24"/>
            <w:szCs w:val="24"/>
          </w:rPr>
          <w:delText>n</w:delText>
        </w:r>
      </w:del>
      <w:r>
        <w:rPr>
          <w:rFonts w:ascii="Times New Roman" w:eastAsia="Times New Roman" w:hAnsi="Times New Roman" w:cs="Times New Roman"/>
          <w:sz w:val="24"/>
          <w:szCs w:val="24"/>
        </w:rPr>
        <w:t xml:space="preserve"> principal components of the explanatory variables. </w:t>
      </w:r>
    </w:p>
    <w:p w14:paraId="720CC982" w14:textId="77777777" w:rsidR="00306703" w:rsidRDefault="00306703" w:rsidP="00306703">
      <w:pPr>
        <w:spacing w:after="0" w:line="240" w:lineRule="auto"/>
        <w:rPr>
          <w:rFonts w:ascii="Times New Roman" w:eastAsia="Times New Roman" w:hAnsi="Times New Roman" w:cs="Times New Roman"/>
          <w:sz w:val="24"/>
          <w:szCs w:val="24"/>
        </w:rPr>
      </w:pPr>
    </w:p>
    <w:p w14:paraId="6F9B71D1" w14:textId="10A4571D" w:rsidR="00306703" w:rsidRPr="006A0358" w:rsidRDefault="00306703" w:rsidP="003067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w:t>
      </w:r>
      <w:ins w:id="27" w:author="Roxanne Salinas" w:date="2019-12-05T16:42:00Z">
        <w:r w:rsidR="00B67063">
          <w:rPr>
            <w:rFonts w:ascii="Times New Roman" w:eastAsia="Times New Roman" w:hAnsi="Times New Roman" w:cs="Times New Roman"/>
            <w:sz w:val="24"/>
            <w:szCs w:val="24"/>
          </w:rPr>
          <w:t>were</w:t>
        </w:r>
      </w:ins>
      <w:del w:id="28" w:author="Roxanne Salinas" w:date="2019-12-05T16:42:00Z">
        <w:r w:rsidDel="00B67063">
          <w:rPr>
            <w:rFonts w:ascii="Times New Roman" w:eastAsia="Times New Roman" w:hAnsi="Times New Roman" w:cs="Times New Roman"/>
            <w:sz w:val="24"/>
            <w:szCs w:val="24"/>
          </w:rPr>
          <w:delText>are</w:delText>
        </w:r>
      </w:del>
      <w:r>
        <w:rPr>
          <w:rFonts w:ascii="Times New Roman" w:eastAsia="Times New Roman" w:hAnsi="Times New Roman" w:cs="Times New Roman"/>
          <w:sz w:val="24"/>
          <w:szCs w:val="24"/>
        </w:rPr>
        <w:t xml:space="preserve"> trained on a training dataset, which is 70% of the ent</w:t>
      </w:r>
      <w:ins w:id="29" w:author="Roxanne Salinas" w:date="2019-12-05T16:42:00Z">
        <w:r w:rsidR="00B67063">
          <w:rPr>
            <w:rFonts w:ascii="Times New Roman" w:eastAsia="Times New Roman" w:hAnsi="Times New Roman" w:cs="Times New Roman"/>
            <w:sz w:val="24"/>
            <w:szCs w:val="24"/>
          </w:rPr>
          <w:t>i</w:t>
        </w:r>
      </w:ins>
      <w:r>
        <w:rPr>
          <w:rFonts w:ascii="Times New Roman" w:eastAsia="Times New Roman" w:hAnsi="Times New Roman" w:cs="Times New Roman"/>
          <w:sz w:val="24"/>
          <w:szCs w:val="24"/>
        </w:rPr>
        <w:t>re dataset, and tested on the remaining holdout dataset for accuracy and sensitivity. Finally, a champion model</w:t>
      </w:r>
      <w:del w:id="30" w:author="Roxanne Salinas" w:date="2019-12-05T16:43:00Z">
        <w:r w:rsidDel="00B67063">
          <w:rPr>
            <w:rFonts w:ascii="Times New Roman" w:eastAsia="Times New Roman" w:hAnsi="Times New Roman" w:cs="Times New Roman"/>
            <w:sz w:val="24"/>
            <w:szCs w:val="24"/>
          </w:rPr>
          <w:delText xml:space="preserve"> which predicts </w:delText>
        </w:r>
      </w:del>
      <w:ins w:id="31" w:author="Roxanne Salinas" w:date="2019-12-05T16:43:00Z">
        <w:r w:rsidR="00B67063">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with </w:t>
      </w:r>
      <w:ins w:id="32" w:author="Roxanne Salinas" w:date="2019-12-05T16:43:00Z">
        <w:r w:rsidR="00B67063">
          <w:rPr>
            <w:rFonts w:ascii="Times New Roman" w:eastAsia="Times New Roman" w:hAnsi="Times New Roman" w:cs="Times New Roman"/>
            <w:sz w:val="24"/>
            <w:szCs w:val="24"/>
          </w:rPr>
          <w:t>the</w:t>
        </w:r>
      </w:ins>
      <w:del w:id="33" w:author="Roxanne Salinas" w:date="2019-12-05T16:43:00Z">
        <w:r w:rsidDel="00B67063">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 smallest test error</w:t>
      </w:r>
      <w:ins w:id="34" w:author="Roxanne Salinas" w:date="2019-12-05T16:43:00Z">
        <w:r w:rsidR="00B67063">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is selected </w:t>
      </w:r>
      <w:r w:rsidR="008600D1">
        <w:rPr>
          <w:rFonts w:ascii="Times New Roman" w:eastAsia="Times New Roman" w:hAnsi="Times New Roman" w:cs="Times New Roman"/>
          <w:sz w:val="24"/>
          <w:szCs w:val="24"/>
        </w:rPr>
        <w:t xml:space="preserve">as </w:t>
      </w:r>
      <w:del w:id="35" w:author="Roxanne Salinas" w:date="2019-12-05T16:44:00Z">
        <w:r w:rsidR="008600D1" w:rsidDel="00B67063">
          <w:rPr>
            <w:rFonts w:ascii="Times New Roman" w:eastAsia="Times New Roman" w:hAnsi="Times New Roman" w:cs="Times New Roman"/>
            <w:sz w:val="24"/>
            <w:szCs w:val="24"/>
          </w:rPr>
          <w:delText>a</w:delText>
        </w:r>
        <w:r w:rsidDel="00B67063">
          <w:rPr>
            <w:rFonts w:ascii="Times New Roman" w:eastAsia="Times New Roman" w:hAnsi="Times New Roman" w:cs="Times New Roman"/>
            <w:sz w:val="24"/>
            <w:szCs w:val="24"/>
          </w:rPr>
          <w:delText xml:space="preserve"> </w:delText>
        </w:r>
      </w:del>
      <w:ins w:id="36" w:author="Roxanne Salinas" w:date="2019-12-05T16:44:00Z">
        <w:r w:rsidR="00B67063">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model of choice. </w:t>
      </w:r>
    </w:p>
    <w:p w14:paraId="3D2CF0A3" w14:textId="319F5BEA" w:rsidR="00AA251E" w:rsidRPr="00AA251E" w:rsidRDefault="00AA251E" w:rsidP="00881AB9">
      <w:pPr>
        <w:pStyle w:val="Heading1"/>
        <w:numPr>
          <w:ilvl w:val="0"/>
          <w:numId w:val="11"/>
        </w:numPr>
        <w:rPr>
          <w:rFonts w:eastAsia="Times New Roman"/>
        </w:rPr>
      </w:pPr>
      <w:bookmarkStart w:id="37" w:name="_Toc26440340"/>
      <w:r w:rsidRPr="00AA251E">
        <w:rPr>
          <w:rFonts w:eastAsia="Times New Roman"/>
        </w:rPr>
        <w:t>Exploratory Data analysis</w:t>
      </w:r>
      <w:bookmarkEnd w:id="37"/>
    </w:p>
    <w:p w14:paraId="00187616" w14:textId="77777777" w:rsidR="00A83A77" w:rsidRDefault="006637E6" w:rsidP="006637E6">
      <w:pPr>
        <w:pStyle w:val="Heading2"/>
        <w:rPr>
          <w:rFonts w:eastAsia="Times New Roman"/>
        </w:rPr>
      </w:pPr>
      <w:bookmarkStart w:id="38" w:name="_Toc26440341"/>
      <w:r>
        <w:rPr>
          <w:rFonts w:eastAsia="Times New Roman"/>
        </w:rPr>
        <w:t>2.1 The Response Variable</w:t>
      </w:r>
      <w:bookmarkEnd w:id="38"/>
    </w:p>
    <w:p w14:paraId="4576C770" w14:textId="3804891B" w:rsidR="008600D1" w:rsidRDefault="008600D1" w:rsidP="001D5C07">
      <w:pPr>
        <w:spacing w:after="0" w:line="240" w:lineRule="auto"/>
        <w:rPr>
          <w:rFonts w:ascii="Times New Roman" w:eastAsia="Times New Roman" w:hAnsi="Times New Roman" w:cs="Times New Roman"/>
          <w:sz w:val="24"/>
          <w:szCs w:val="24"/>
        </w:rPr>
      </w:pPr>
      <w:r w:rsidRPr="008600D1">
        <w:rPr>
          <w:rFonts w:ascii="Times New Roman" w:eastAsia="Times New Roman" w:hAnsi="Times New Roman" w:cs="Times New Roman"/>
          <w:sz w:val="24"/>
          <w:szCs w:val="24"/>
        </w:rPr>
        <w:t>Before we conduct any modeling</w:t>
      </w:r>
      <w:r>
        <w:rPr>
          <w:rFonts w:ascii="Times New Roman" w:eastAsia="Times New Roman" w:hAnsi="Times New Roman" w:cs="Times New Roman"/>
          <w:sz w:val="24"/>
          <w:szCs w:val="24"/>
        </w:rPr>
        <w:t xml:space="preserve">, we explored the data using plots, correlation matrices and summary statistics. </w:t>
      </w:r>
      <w:ins w:id="39" w:author="Roxanne Salinas" w:date="2019-12-05T16:44:00Z">
        <w:r w:rsidR="00B67063">
          <w:rPr>
            <w:rFonts w:ascii="Times New Roman" w:eastAsia="Times New Roman" w:hAnsi="Times New Roman" w:cs="Times New Roman"/>
            <w:sz w:val="24"/>
            <w:szCs w:val="24"/>
          </w:rPr>
          <w:t>Figure</w:t>
        </w:r>
      </w:ins>
      <w:del w:id="40" w:author="Roxanne Salinas" w:date="2019-12-05T16:44:00Z">
        <w:r w:rsidDel="00B67063">
          <w:rPr>
            <w:rFonts w:ascii="Times New Roman" w:eastAsia="Times New Roman" w:hAnsi="Times New Roman" w:cs="Times New Roman"/>
            <w:sz w:val="24"/>
            <w:szCs w:val="24"/>
          </w:rPr>
          <w:delText>Plot</w:delText>
        </w:r>
      </w:del>
      <w:r>
        <w:rPr>
          <w:rFonts w:ascii="Times New Roman" w:eastAsia="Times New Roman" w:hAnsi="Times New Roman" w:cs="Times New Roman"/>
          <w:sz w:val="24"/>
          <w:szCs w:val="24"/>
        </w:rPr>
        <w:t xml:space="preserve"> 1 shows the relative proportion of defaulters vis-à-vis non-defaulters in the dataset. </w:t>
      </w:r>
    </w:p>
    <w:p w14:paraId="1896AACA" w14:textId="77777777" w:rsidR="006B5EC0" w:rsidRDefault="008600D1" w:rsidP="006B5EC0">
      <w:pPr>
        <w:keepNext/>
        <w:spacing w:after="0" w:line="240" w:lineRule="auto"/>
      </w:pPr>
      <w:r w:rsidRPr="008600D1">
        <w:rPr>
          <w:rFonts w:ascii="Times New Roman" w:eastAsia="Times New Roman" w:hAnsi="Times New Roman" w:cs="Times New Roman"/>
          <w:sz w:val="24"/>
          <w:szCs w:val="24"/>
        </w:rPr>
        <w:t xml:space="preserve"> </w:t>
      </w:r>
      <w:r>
        <w:rPr>
          <w:noProof/>
        </w:rPr>
        <w:drawing>
          <wp:inline distT="0" distB="0" distL="0" distR="0" wp14:anchorId="378CDEF9" wp14:editId="3252D88A">
            <wp:extent cx="59436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7"/>
                    <a:stretch/>
                  </pic:blipFill>
                  <pic:spPr bwMode="auto">
                    <a:xfrm>
                      <a:off x="0" y="0"/>
                      <a:ext cx="5943600" cy="3454400"/>
                    </a:xfrm>
                    <a:prstGeom prst="rect">
                      <a:avLst/>
                    </a:prstGeom>
                    <a:ln>
                      <a:noFill/>
                    </a:ln>
                    <a:extLst>
                      <a:ext uri="{53640926-AAD7-44D8-BBD7-CCE9431645EC}">
                        <a14:shadowObscured xmlns:a14="http://schemas.microsoft.com/office/drawing/2010/main"/>
                      </a:ext>
                    </a:extLst>
                  </pic:spPr>
                </pic:pic>
              </a:graphicData>
            </a:graphic>
          </wp:inline>
        </w:drawing>
      </w:r>
    </w:p>
    <w:p w14:paraId="78CDFC49" w14:textId="132B56FC" w:rsidR="008600D1" w:rsidRDefault="006B5EC0" w:rsidP="006B5EC0">
      <w:pPr>
        <w:pStyle w:val="Caption"/>
        <w:rPr>
          <w:rFonts w:ascii="Times New Roman" w:eastAsia="Times New Roman" w:hAnsi="Times New Roman" w:cs="Times New Roman"/>
          <w:sz w:val="24"/>
          <w:szCs w:val="24"/>
        </w:rPr>
      </w:pPr>
      <w:bookmarkStart w:id="41" w:name="_Toc26440317"/>
      <w:r>
        <w:t xml:space="preserve">Figure </w:t>
      </w:r>
      <w:r w:rsidR="00514A04">
        <w:fldChar w:fldCharType="begin"/>
      </w:r>
      <w:r w:rsidR="00514A04">
        <w:instrText xml:space="preserve"> SEQ Figure \* ARABIC </w:instrText>
      </w:r>
      <w:r w:rsidR="00514A04">
        <w:fldChar w:fldCharType="separate"/>
      </w:r>
      <w:r w:rsidR="005A3965">
        <w:rPr>
          <w:noProof/>
        </w:rPr>
        <w:t>1</w:t>
      </w:r>
      <w:r w:rsidR="00514A04">
        <w:rPr>
          <w:noProof/>
        </w:rPr>
        <w:fldChar w:fldCharType="end"/>
      </w:r>
      <w:r>
        <w:t>: Distribution of Response Variable (Default)</w:t>
      </w:r>
      <w:bookmarkEnd w:id="41"/>
    </w:p>
    <w:p w14:paraId="115479E1" w14:textId="7F97D7EA" w:rsidR="008600D1" w:rsidRDefault="006637E6" w:rsidP="001D5C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see above, defaulters constitute 6,636 individuals of the total 30,000 individuals included in the dataset. This accounts for 22.12% of all customers. The nonproportionality of classes means that assessing the performance of models solely based on test accuracy could be misleading.  For example, a model that predicts all test observations as zero has a 78% accuracy</w:t>
      </w:r>
      <w:ins w:id="42" w:author="Roxanne Salinas" w:date="2019-12-05T16:45:00Z">
        <w:r w:rsidR="000924AF">
          <w:rPr>
            <w:rFonts w:ascii="Times New Roman" w:eastAsia="Times New Roman" w:hAnsi="Times New Roman" w:cs="Times New Roman"/>
            <w:sz w:val="24"/>
            <w:szCs w:val="24"/>
          </w:rPr>
          <w:t xml:space="preserve"> rate</w:t>
        </w:r>
      </w:ins>
      <w:r>
        <w:rPr>
          <w:rFonts w:ascii="Times New Roman" w:eastAsia="Times New Roman" w:hAnsi="Times New Roman" w:cs="Times New Roman"/>
          <w:sz w:val="24"/>
          <w:szCs w:val="24"/>
        </w:rPr>
        <w:t xml:space="preserve">. </w:t>
      </w:r>
      <w:ins w:id="43" w:author="Roxanne Salinas" w:date="2019-12-05T16:45:00Z">
        <w:r w:rsidR="000924AF">
          <w:rPr>
            <w:rFonts w:ascii="Times New Roman" w:eastAsia="Times New Roman" w:hAnsi="Times New Roman" w:cs="Times New Roman"/>
            <w:sz w:val="24"/>
            <w:szCs w:val="24"/>
          </w:rPr>
          <w:t>H</w:t>
        </w:r>
      </w:ins>
      <w:del w:id="44" w:author="Roxanne Salinas" w:date="2019-12-05T16:45:00Z">
        <w:r w:rsidDel="000924AF">
          <w:rPr>
            <w:rFonts w:ascii="Times New Roman" w:eastAsia="Times New Roman" w:hAnsi="Times New Roman" w:cs="Times New Roman"/>
            <w:sz w:val="24"/>
            <w:szCs w:val="24"/>
          </w:rPr>
          <w:delText>This, h</w:delText>
        </w:r>
      </w:del>
      <w:r>
        <w:rPr>
          <w:rFonts w:ascii="Times New Roman" w:eastAsia="Times New Roman" w:hAnsi="Times New Roman" w:cs="Times New Roman"/>
          <w:sz w:val="24"/>
          <w:szCs w:val="24"/>
        </w:rPr>
        <w:t xml:space="preserve">owever, </w:t>
      </w:r>
      <w:ins w:id="45" w:author="Roxanne Salinas" w:date="2019-12-05T16:45:00Z">
        <w:r w:rsidR="000924AF">
          <w:rPr>
            <w:rFonts w:ascii="Times New Roman" w:eastAsia="Times New Roman" w:hAnsi="Times New Roman" w:cs="Times New Roman"/>
            <w:sz w:val="24"/>
            <w:szCs w:val="24"/>
          </w:rPr>
          <w:t xml:space="preserve">this </w:t>
        </w:r>
      </w:ins>
      <w:r>
        <w:rPr>
          <w:rFonts w:ascii="Times New Roman" w:eastAsia="Times New Roman" w:hAnsi="Times New Roman" w:cs="Times New Roman"/>
          <w:sz w:val="24"/>
          <w:szCs w:val="24"/>
        </w:rPr>
        <w:t xml:space="preserve">does not mean that model </w:t>
      </w:r>
      <w:ins w:id="46" w:author="Roxanne Salinas" w:date="2019-12-05T16:46:00Z">
        <w:r w:rsidR="000924AF">
          <w:rPr>
            <w:rFonts w:ascii="Times New Roman" w:eastAsia="Times New Roman" w:hAnsi="Times New Roman" w:cs="Times New Roman"/>
            <w:sz w:val="24"/>
            <w:szCs w:val="24"/>
          </w:rPr>
          <w:t>is performing well</w:t>
        </w:r>
      </w:ins>
      <w:del w:id="47" w:author="Roxanne Salinas" w:date="2019-12-05T16:46:00Z">
        <w:r w:rsidDel="000924AF">
          <w:rPr>
            <w:rFonts w:ascii="Times New Roman" w:eastAsia="Times New Roman" w:hAnsi="Times New Roman" w:cs="Times New Roman"/>
            <w:sz w:val="24"/>
            <w:szCs w:val="24"/>
          </w:rPr>
          <w:delText>performs that much</w:delText>
        </w:r>
      </w:del>
      <w:r>
        <w:rPr>
          <w:rFonts w:ascii="Times New Roman" w:eastAsia="Times New Roman" w:hAnsi="Times New Roman" w:cs="Times New Roman"/>
          <w:sz w:val="24"/>
          <w:szCs w:val="24"/>
        </w:rPr>
        <w:t>. With this as a backdrop, we tried to assess each individual</w:t>
      </w:r>
      <w:del w:id="48" w:author="Roxanne Salinas" w:date="2019-12-05T16:47:00Z">
        <w:r w:rsidDel="000924A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model</w:t>
      </w:r>
      <w:del w:id="49" w:author="Roxanne Salinas" w:date="2019-12-05T16:47:00Z">
        <w:r w:rsidDel="000924AF">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based on </w:t>
      </w:r>
      <w:ins w:id="50" w:author="Roxanne Salinas" w:date="2019-12-05T16:47:00Z">
        <w:r w:rsidR="000924AF">
          <w:rPr>
            <w:rFonts w:ascii="Times New Roman" w:eastAsia="Times New Roman" w:hAnsi="Times New Roman" w:cs="Times New Roman"/>
            <w:sz w:val="24"/>
            <w:szCs w:val="24"/>
          </w:rPr>
          <w:t>its</w:t>
        </w:r>
      </w:ins>
      <w:del w:id="51" w:author="Roxanne Salinas" w:date="2019-12-05T16:47:00Z">
        <w:r w:rsidDel="000924AF">
          <w:rPr>
            <w:rFonts w:ascii="Times New Roman" w:eastAsia="Times New Roman" w:hAnsi="Times New Roman" w:cs="Times New Roman"/>
            <w:sz w:val="24"/>
            <w:szCs w:val="24"/>
          </w:rPr>
          <w:delText>their</w:delText>
        </w:r>
      </w:del>
      <w:r>
        <w:rPr>
          <w:rFonts w:ascii="Times New Roman" w:eastAsia="Times New Roman" w:hAnsi="Times New Roman" w:cs="Times New Roman"/>
          <w:sz w:val="24"/>
          <w:szCs w:val="24"/>
        </w:rPr>
        <w:t xml:space="preserve"> performance on </w:t>
      </w:r>
      <w:ins w:id="52" w:author="Roxanne Salinas" w:date="2019-12-05T16:47:00Z">
        <w:r w:rsidR="000924AF">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list of statistics besides accuracy.  </w:t>
      </w:r>
    </w:p>
    <w:p w14:paraId="70D45BDE" w14:textId="77777777" w:rsidR="006637E6" w:rsidRDefault="006637E6" w:rsidP="001D5C07">
      <w:pPr>
        <w:spacing w:after="0" w:line="240" w:lineRule="auto"/>
        <w:rPr>
          <w:rFonts w:ascii="Times New Roman" w:eastAsia="Times New Roman" w:hAnsi="Times New Roman" w:cs="Times New Roman"/>
          <w:sz w:val="24"/>
          <w:szCs w:val="24"/>
        </w:rPr>
      </w:pPr>
    </w:p>
    <w:p w14:paraId="1DD53728" w14:textId="77777777" w:rsidR="006637E6" w:rsidRPr="008600D1" w:rsidRDefault="006637E6" w:rsidP="006637E6">
      <w:pPr>
        <w:pStyle w:val="Heading2"/>
        <w:rPr>
          <w:rFonts w:eastAsia="Times New Roman"/>
        </w:rPr>
      </w:pPr>
      <w:bookmarkStart w:id="53" w:name="_Toc26440342"/>
      <w:r>
        <w:rPr>
          <w:rFonts w:eastAsia="Times New Roman"/>
        </w:rPr>
        <w:t>2.2 Explanatory Variables</w:t>
      </w:r>
      <w:bookmarkEnd w:id="53"/>
    </w:p>
    <w:p w14:paraId="17B1B567" w14:textId="5BCE1061" w:rsidR="0028104B" w:rsidRDefault="006637E6" w:rsidP="001D5C0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common problems associated with explanatory variables is a problem of </w:t>
      </w:r>
      <w:r w:rsidR="00336D5E" w:rsidRPr="008600D1">
        <w:rPr>
          <w:rFonts w:ascii="Times New Roman" w:eastAsia="Times New Roman" w:hAnsi="Times New Roman" w:cs="Times New Roman"/>
          <w:sz w:val="24"/>
          <w:szCs w:val="24"/>
        </w:rPr>
        <w:t xml:space="preserve">multicollinearity. We found that </w:t>
      </w:r>
      <w:r w:rsidR="00BB0BE5" w:rsidRPr="008600D1">
        <w:rPr>
          <w:rFonts w:ascii="Times New Roman" w:eastAsia="Times New Roman" w:hAnsi="Times New Roman" w:cs="Times New Roman"/>
          <w:sz w:val="24"/>
          <w:szCs w:val="24"/>
        </w:rPr>
        <w:t xml:space="preserve">the bill </w:t>
      </w:r>
      <w:del w:id="54" w:author="Roxanne Salinas" w:date="2019-12-05T17:02:00Z">
        <w:r w:rsidR="00BB0BE5" w:rsidRPr="008600D1" w:rsidDel="003F2468">
          <w:rPr>
            <w:rFonts w:ascii="Times New Roman" w:eastAsia="Times New Roman" w:hAnsi="Times New Roman" w:cs="Times New Roman"/>
            <w:sz w:val="24"/>
            <w:szCs w:val="24"/>
          </w:rPr>
          <w:delText>payment</w:delText>
        </w:r>
      </w:del>
      <w:ins w:id="55" w:author="Roxanne Salinas" w:date="2019-12-05T17:02:00Z">
        <w:r w:rsidR="003F2468">
          <w:rPr>
            <w:rFonts w:ascii="Times New Roman" w:eastAsia="Times New Roman" w:hAnsi="Times New Roman" w:cs="Times New Roman"/>
            <w:sz w:val="24"/>
            <w:szCs w:val="24"/>
          </w:rPr>
          <w:t>amount</w:t>
        </w:r>
      </w:ins>
      <w:r w:rsidR="00BB0BE5" w:rsidRPr="008600D1">
        <w:rPr>
          <w:rFonts w:ascii="Times New Roman" w:eastAsia="Times New Roman" w:hAnsi="Times New Roman" w:cs="Times New Roman"/>
          <w:sz w:val="24"/>
          <w:szCs w:val="24"/>
        </w:rPr>
        <w:t xml:space="preserve"> variables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17</m:t>
            </m:r>
          </m:sub>
        </m:sSub>
      </m:oMath>
      <w:r w:rsidR="00BB0BE5" w:rsidRPr="008600D1">
        <w:rPr>
          <w:rFonts w:ascii="Times New Roman" w:eastAsia="Times New Roman" w:hAnsi="Times New Roman" w:cs="Times New Roman"/>
          <w:sz w:val="24"/>
          <w:szCs w:val="24"/>
        </w:rPr>
        <w:t>) were highly correlated with one another.</w:t>
      </w:r>
      <w:r>
        <w:rPr>
          <w:rFonts w:ascii="Times New Roman" w:eastAsia="Times New Roman" w:hAnsi="Times New Roman" w:cs="Times New Roman"/>
          <w:sz w:val="24"/>
          <w:szCs w:val="24"/>
        </w:rPr>
        <w:t xml:space="preserve"> The following correlation matrix on those variables indicate, </w:t>
      </w:r>
      <w:r w:rsidR="0028104B">
        <w:rPr>
          <w:rFonts w:ascii="Times New Roman" w:eastAsia="Times New Roman" w:hAnsi="Times New Roman" w:cs="Times New Roman"/>
          <w:sz w:val="24"/>
          <w:szCs w:val="24"/>
        </w:rPr>
        <w:t xml:space="preserve">their mutual correlation coefficients are greater than 0.9 in absolute value. </w:t>
      </w:r>
    </w:p>
    <w:p w14:paraId="1788E8EB" w14:textId="77777777" w:rsidR="0028104B" w:rsidRDefault="0028104B" w:rsidP="001D5C07">
      <w:pPr>
        <w:spacing w:after="0" w:line="240" w:lineRule="auto"/>
        <w:rPr>
          <w:rFonts w:ascii="Times New Roman" w:eastAsia="Times New Roman" w:hAnsi="Times New Roman" w:cs="Times New Roman"/>
          <w:sz w:val="24"/>
          <w:szCs w:val="24"/>
        </w:rPr>
      </w:pPr>
    </w:p>
    <w:p w14:paraId="35C85618" w14:textId="77777777" w:rsidR="006B5EC0" w:rsidRDefault="00BB0BE5" w:rsidP="001D5C07">
      <w:pPr>
        <w:spacing w:after="0" w:line="240" w:lineRule="auto"/>
      </w:pPr>
      <w:r w:rsidRPr="008600D1">
        <w:rPr>
          <w:rFonts w:ascii="Times New Roman" w:eastAsia="Times New Roman" w:hAnsi="Times New Roman" w:cs="Times New Roman"/>
          <w:sz w:val="24"/>
          <w:szCs w:val="24"/>
        </w:rPr>
        <w:t xml:space="preserve"> </w:t>
      </w:r>
    </w:p>
    <w:p w14:paraId="619BAE29" w14:textId="1863F408" w:rsidR="006B5EC0" w:rsidRDefault="006B5EC0" w:rsidP="006B5EC0">
      <w:pPr>
        <w:pStyle w:val="Caption"/>
        <w:keepNext/>
      </w:pPr>
      <w:bookmarkStart w:id="56" w:name="_Toc26440277"/>
      <w:r>
        <w:t xml:space="preserve">Table </w:t>
      </w:r>
      <w:r w:rsidR="00514A04">
        <w:fldChar w:fldCharType="begin"/>
      </w:r>
      <w:r w:rsidR="00514A04">
        <w:instrText xml:space="preserve"> SEQ Table \* ARABIC </w:instrText>
      </w:r>
      <w:r w:rsidR="00514A04">
        <w:fldChar w:fldCharType="separate"/>
      </w:r>
      <w:r w:rsidR="00914851">
        <w:rPr>
          <w:noProof/>
        </w:rPr>
        <w:t>1</w:t>
      </w:r>
      <w:r w:rsidR="00514A04">
        <w:rPr>
          <w:noProof/>
        </w:rPr>
        <w:fldChar w:fldCharType="end"/>
      </w:r>
      <w:r w:rsidR="00AE7A76">
        <w:t>: Correlation matrix for highly correlated v</w:t>
      </w:r>
      <w:r>
        <w:t>ariables</w:t>
      </w:r>
      <w:bookmarkEnd w:id="56"/>
    </w:p>
    <w:p w14:paraId="7A5C3132" w14:textId="4B707F16" w:rsidR="00AA251E" w:rsidRDefault="0028104B" w:rsidP="001D5C07">
      <w:pPr>
        <w:spacing w:after="0" w:line="240" w:lineRule="auto"/>
        <w:rPr>
          <w:rFonts w:ascii="Times New Roman" w:eastAsia="Times New Roman" w:hAnsi="Times New Roman" w:cs="Times New Roman"/>
          <w:sz w:val="24"/>
          <w:szCs w:val="24"/>
        </w:rPr>
      </w:pPr>
      <w:r>
        <w:rPr>
          <w:noProof/>
        </w:rPr>
        <w:drawing>
          <wp:inline distT="0" distB="0" distL="0" distR="0" wp14:anchorId="2F49F70F" wp14:editId="05A2D097">
            <wp:extent cx="2609850" cy="3362325"/>
            <wp:effectExtent l="0" t="0" r="0" b="9525"/>
            <wp:docPr id="9" name="Picture 8">
              <a:extLst xmlns:a="http://schemas.openxmlformats.org/drawingml/2006/main">
                <a:ext uri="{FF2B5EF4-FFF2-40B4-BE49-F238E27FC236}">
                  <a16:creationId xmlns:a16="http://schemas.microsoft.com/office/drawing/2014/main" id="{203C4F79-C177-43E2-AFA9-D2420A216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03C4F79-C177-43E2-AFA9-D2420A2164D5}"/>
                        </a:ext>
                      </a:extLst>
                    </pic:cNvPr>
                    <pic:cNvPicPr>
                      <a:picLocks noChangeAspect="1"/>
                    </pic:cNvPicPr>
                  </pic:nvPicPr>
                  <pic:blipFill>
                    <a:blip r:embed="rId15"/>
                    <a:stretch>
                      <a:fillRect/>
                    </a:stretch>
                  </pic:blipFill>
                  <pic:spPr>
                    <a:xfrm>
                      <a:off x="0" y="0"/>
                      <a:ext cx="2615621" cy="3369760"/>
                    </a:xfrm>
                    <a:prstGeom prst="rect">
                      <a:avLst/>
                    </a:prstGeom>
                  </pic:spPr>
                </pic:pic>
              </a:graphicData>
            </a:graphic>
          </wp:inline>
        </w:drawing>
      </w:r>
    </w:p>
    <w:p w14:paraId="3DD84359" w14:textId="77777777" w:rsidR="0028104B" w:rsidRDefault="0028104B" w:rsidP="001D5C07">
      <w:pPr>
        <w:spacing w:after="0" w:line="240" w:lineRule="auto"/>
        <w:rPr>
          <w:rFonts w:ascii="Times New Roman" w:eastAsia="Times New Roman" w:hAnsi="Times New Roman" w:cs="Times New Roman"/>
          <w:sz w:val="24"/>
          <w:szCs w:val="24"/>
        </w:rPr>
      </w:pPr>
    </w:p>
    <w:p w14:paraId="2C9C94A9" w14:textId="07C33E63" w:rsidR="0028104B" w:rsidDel="000924AF" w:rsidRDefault="0028104B" w:rsidP="001D5C07">
      <w:pPr>
        <w:spacing w:after="0" w:line="240" w:lineRule="auto"/>
        <w:rPr>
          <w:del w:id="57" w:author="Roxanne Salinas" w:date="2019-12-05T16:5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Graphically, we can also observe that there are </w:t>
      </w:r>
      <w:ins w:id="58" w:author="Roxanne Salinas" w:date="2019-12-05T16:50:00Z">
        <w:r w:rsidR="000924AF">
          <w:rPr>
            <w:rFonts w:ascii="Times New Roman" w:eastAsia="Times New Roman" w:hAnsi="Times New Roman" w:cs="Times New Roman"/>
            <w:sz w:val="24"/>
            <w:szCs w:val="24"/>
          </w:rPr>
          <w:t>highly</w:t>
        </w:r>
      </w:ins>
      <w:del w:id="59" w:author="Roxanne Salinas" w:date="2019-12-05T16:50:00Z">
        <w:r w:rsidDel="000924AF">
          <w:rPr>
            <w:rFonts w:ascii="Times New Roman" w:eastAsia="Times New Roman" w:hAnsi="Times New Roman" w:cs="Times New Roman"/>
            <w:sz w:val="24"/>
            <w:szCs w:val="24"/>
          </w:rPr>
          <w:delText>near</w:delText>
        </w:r>
      </w:del>
      <w:r>
        <w:rPr>
          <w:rFonts w:ascii="Times New Roman" w:eastAsia="Times New Roman" w:hAnsi="Times New Roman" w:cs="Times New Roman"/>
          <w:sz w:val="24"/>
          <w:szCs w:val="24"/>
        </w:rPr>
        <w:t xml:space="preserve"> linear relationships between these variables:</w:t>
      </w:r>
    </w:p>
    <w:p w14:paraId="0DFFDD62" w14:textId="77777777" w:rsidR="0028104B" w:rsidRPr="008600D1" w:rsidRDefault="0028104B" w:rsidP="001D5C07">
      <w:pPr>
        <w:spacing w:after="0" w:line="240" w:lineRule="auto"/>
        <w:rPr>
          <w:rFonts w:ascii="Times New Roman" w:eastAsia="Times New Roman" w:hAnsi="Times New Roman" w:cs="Times New Roman"/>
          <w:sz w:val="24"/>
          <w:szCs w:val="24"/>
        </w:rPr>
      </w:pPr>
    </w:p>
    <w:p w14:paraId="49C00DDB" w14:textId="77777777" w:rsidR="006B5EC0" w:rsidRDefault="0028104B" w:rsidP="006B5EC0">
      <w:pPr>
        <w:keepNext/>
        <w:spacing w:after="0" w:line="240" w:lineRule="auto"/>
      </w:pPr>
      <w:r>
        <w:rPr>
          <w:noProof/>
        </w:rPr>
        <w:drawing>
          <wp:inline distT="0" distB="0" distL="0" distR="0" wp14:anchorId="2DF52364" wp14:editId="03292155">
            <wp:extent cx="5600700" cy="3456158"/>
            <wp:effectExtent l="0" t="0" r="0" b="0"/>
            <wp:docPr id="5" name="Content Placeholder 4">
              <a:extLst xmlns:a="http://schemas.openxmlformats.org/drawingml/2006/main">
                <a:ext uri="{FF2B5EF4-FFF2-40B4-BE49-F238E27FC236}">
                  <a16:creationId xmlns:a16="http://schemas.microsoft.com/office/drawing/2014/main" id="{E28817D4-4D93-45CC-843F-DE00EBAA99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28817D4-4D93-45CC-843F-DE00EBAA99C7}"/>
                        </a:ext>
                      </a:extLst>
                    </pic:cNvPr>
                    <pic:cNvPicPr>
                      <a:picLocks noGrp="1" noChangeAspect="1"/>
                    </pic:cNvPicPr>
                  </pic:nvPicPr>
                  <pic:blipFill>
                    <a:blip r:embed="rId16"/>
                    <a:stretch>
                      <a:fillRect/>
                    </a:stretch>
                  </pic:blipFill>
                  <pic:spPr>
                    <a:xfrm>
                      <a:off x="0" y="0"/>
                      <a:ext cx="5615465" cy="3465269"/>
                    </a:xfrm>
                    <a:prstGeom prst="rect">
                      <a:avLst/>
                    </a:prstGeom>
                  </pic:spPr>
                </pic:pic>
              </a:graphicData>
            </a:graphic>
          </wp:inline>
        </w:drawing>
      </w:r>
    </w:p>
    <w:p w14:paraId="2BDC9EBE" w14:textId="579335AD" w:rsidR="001D5C07" w:rsidRDefault="006B5EC0" w:rsidP="006B5EC0">
      <w:pPr>
        <w:pStyle w:val="Caption"/>
        <w:rPr>
          <w:rFonts w:ascii="Arial" w:eastAsia="Times New Roman" w:hAnsi="Arial" w:cs="Arial"/>
          <w:color w:val="000000"/>
        </w:rPr>
      </w:pPr>
      <w:bookmarkStart w:id="60" w:name="_Toc26440318"/>
      <w:r>
        <w:t xml:space="preserve">Figure </w:t>
      </w:r>
      <w:r w:rsidR="00514A04">
        <w:fldChar w:fldCharType="begin"/>
      </w:r>
      <w:r w:rsidR="00514A04">
        <w:instrText xml:space="preserve"> SEQ Figure \* ARABIC </w:instrText>
      </w:r>
      <w:r w:rsidR="00514A04">
        <w:fldChar w:fldCharType="separate"/>
      </w:r>
      <w:r w:rsidR="005A3965">
        <w:rPr>
          <w:noProof/>
        </w:rPr>
        <w:t>2</w:t>
      </w:r>
      <w:r w:rsidR="00514A04">
        <w:rPr>
          <w:noProof/>
        </w:rPr>
        <w:fldChar w:fldCharType="end"/>
      </w:r>
      <w:r>
        <w:t>: Scatter plot for highly correlated variables</w:t>
      </w:r>
      <w:bookmarkEnd w:id="60"/>
    </w:p>
    <w:p w14:paraId="7463E79E" w14:textId="27066159" w:rsidR="00881AB9" w:rsidRDefault="0028104B" w:rsidP="00656AFB">
      <w:pPr>
        <w:spacing w:after="0" w:line="240" w:lineRule="auto"/>
        <w:rPr>
          <w:rFonts w:asciiTheme="majorHAnsi" w:eastAsia="Times New Roman" w:hAnsiTheme="majorHAnsi" w:cstheme="majorBidi"/>
          <w:color w:val="2E74B5" w:themeColor="accent1" w:themeShade="BF"/>
          <w:sz w:val="32"/>
          <w:szCs w:val="32"/>
        </w:rPr>
      </w:pPr>
      <w:del w:id="61" w:author="Roxanne Salinas" w:date="2019-12-05T16:51:00Z">
        <w:r w:rsidDel="000924AF">
          <w:rPr>
            <w:rFonts w:ascii="Times New Roman" w:eastAsia="Times New Roman" w:hAnsi="Times New Roman" w:cs="Times New Roman"/>
            <w:color w:val="000000"/>
            <w:sz w:val="24"/>
            <w:szCs w:val="24"/>
          </w:rPr>
          <w:delText>Even though m</w:delText>
        </w:r>
      </w:del>
      <w:proofErr w:type="spellStart"/>
      <w:ins w:id="62" w:author="Roxanne Salinas" w:date="2019-12-05T16:51:00Z">
        <w:r w:rsidR="000924AF">
          <w:rPr>
            <w:rFonts w:ascii="Times New Roman" w:eastAsia="Times New Roman" w:hAnsi="Times New Roman" w:cs="Times New Roman"/>
            <w:color w:val="000000"/>
            <w:sz w:val="24"/>
            <w:szCs w:val="24"/>
          </w:rPr>
          <w:t>M</w:t>
        </w:r>
      </w:ins>
      <w:r>
        <w:rPr>
          <w:rFonts w:ascii="Times New Roman" w:eastAsia="Times New Roman" w:hAnsi="Times New Roman" w:cs="Times New Roman"/>
          <w:color w:val="000000"/>
          <w:sz w:val="24"/>
          <w:szCs w:val="24"/>
        </w:rPr>
        <w:t>ulticollinearity</w:t>
      </w:r>
      <w:proofErr w:type="spellEnd"/>
      <w:r>
        <w:rPr>
          <w:rFonts w:ascii="Times New Roman" w:eastAsia="Times New Roman" w:hAnsi="Times New Roman" w:cs="Times New Roman"/>
          <w:color w:val="000000"/>
          <w:sz w:val="24"/>
          <w:szCs w:val="24"/>
        </w:rPr>
        <w:t xml:space="preserve"> is not a detrimental problem for forecasting,</w:t>
      </w:r>
      <w:ins w:id="63" w:author="Roxanne Salinas" w:date="2019-12-05T16:51:00Z">
        <w:r w:rsidR="000924AF">
          <w:rPr>
            <w:rFonts w:ascii="Times New Roman" w:eastAsia="Times New Roman" w:hAnsi="Times New Roman" w:cs="Times New Roman"/>
            <w:color w:val="000000"/>
            <w:sz w:val="24"/>
            <w:szCs w:val="24"/>
          </w:rPr>
          <w:t xml:space="preserve"> however,</w:t>
        </w:r>
      </w:ins>
      <w:r>
        <w:rPr>
          <w:rFonts w:ascii="Times New Roman" w:eastAsia="Times New Roman" w:hAnsi="Times New Roman" w:cs="Times New Roman"/>
          <w:color w:val="000000"/>
          <w:sz w:val="24"/>
          <w:szCs w:val="24"/>
        </w:rPr>
        <w:t xml:space="preserve"> in estimation problems, </w:t>
      </w:r>
      <w:del w:id="64" w:author="Roxanne Salinas" w:date="2019-12-05T16:51:00Z">
        <w:r w:rsidDel="000924AF">
          <w:rPr>
            <w:rFonts w:ascii="Times New Roman" w:eastAsia="Times New Roman" w:hAnsi="Times New Roman" w:cs="Times New Roman"/>
            <w:color w:val="000000"/>
            <w:sz w:val="24"/>
            <w:szCs w:val="24"/>
          </w:rPr>
          <w:delText>however,</w:delText>
        </w:r>
      </w:del>
      <w:ins w:id="65" w:author="Roxanne Salinas" w:date="2019-12-05T16:51:00Z">
        <w:r w:rsidR="000924AF">
          <w:rPr>
            <w:rFonts w:ascii="Times New Roman" w:eastAsia="Times New Roman" w:hAnsi="Times New Roman" w:cs="Times New Roman"/>
            <w:color w:val="000000"/>
            <w:sz w:val="24"/>
            <w:szCs w:val="24"/>
          </w:rPr>
          <w:t>it</w:t>
        </w:r>
      </w:ins>
      <w:r>
        <w:rPr>
          <w:rFonts w:ascii="Times New Roman" w:eastAsia="Times New Roman" w:hAnsi="Times New Roman" w:cs="Times New Roman"/>
          <w:color w:val="000000"/>
          <w:sz w:val="24"/>
          <w:szCs w:val="24"/>
        </w:rPr>
        <w:t xml:space="preserve"> could interfere in the decision to determine the effect of a variable on a response. Since the variance of the estimated coefficients for correlated variables inflate, the significance of these variables on the response can be hard to assess. Moreover, strong correlation means</w:t>
      </w:r>
      <w:del w:id="66" w:author="Roxanne Salinas" w:date="2019-12-05T16:52:00Z">
        <w:r w:rsidDel="000924AF">
          <w:rPr>
            <w:rFonts w:ascii="Times New Roman" w:eastAsia="Times New Roman" w:hAnsi="Times New Roman" w:cs="Times New Roman"/>
            <w:color w:val="000000"/>
            <w:sz w:val="24"/>
            <w:szCs w:val="24"/>
          </w:rPr>
          <w:delText xml:space="preserve"> that,</w:delText>
        </w:r>
      </w:del>
      <w:r>
        <w:rPr>
          <w:rFonts w:ascii="Times New Roman" w:eastAsia="Times New Roman" w:hAnsi="Times New Roman" w:cs="Times New Roman"/>
          <w:color w:val="000000"/>
          <w:sz w:val="24"/>
          <w:szCs w:val="24"/>
        </w:rPr>
        <w:t xml:space="preserve"> fixing all variables to explain the effect of one turns out to be a philosophical conundrum.  </w:t>
      </w:r>
      <w:r w:rsidR="00881AB9">
        <w:rPr>
          <w:rFonts w:eastAsia="Times New Roman"/>
        </w:rPr>
        <w:br w:type="page"/>
      </w:r>
    </w:p>
    <w:p w14:paraId="4B18CC0A" w14:textId="5B8ABC3A" w:rsidR="00AA251E" w:rsidRPr="00AA251E" w:rsidRDefault="00072134" w:rsidP="00072134">
      <w:pPr>
        <w:pStyle w:val="Heading1"/>
        <w:rPr>
          <w:rFonts w:eastAsia="Times New Roman"/>
        </w:rPr>
      </w:pPr>
      <w:bookmarkStart w:id="67" w:name="_Toc26440343"/>
      <w:r>
        <w:rPr>
          <w:rFonts w:eastAsia="Times New Roman"/>
        </w:rPr>
        <w:t xml:space="preserve">3. </w:t>
      </w:r>
      <w:r w:rsidR="00AA251E" w:rsidRPr="00AA251E">
        <w:rPr>
          <w:rFonts w:eastAsia="Times New Roman"/>
        </w:rPr>
        <w:t>Classification Models</w:t>
      </w:r>
      <w:bookmarkEnd w:id="67"/>
      <w:r w:rsidR="00AA251E" w:rsidRPr="00AA251E">
        <w:rPr>
          <w:rFonts w:eastAsia="Times New Roman"/>
        </w:rPr>
        <w:t xml:space="preserve"> </w:t>
      </w:r>
    </w:p>
    <w:p w14:paraId="115873E7" w14:textId="77777777" w:rsidR="00AA251E" w:rsidRDefault="005609E4" w:rsidP="00072134">
      <w:pPr>
        <w:pStyle w:val="Heading2"/>
        <w:rPr>
          <w:rFonts w:eastAsia="Times New Roman"/>
        </w:rPr>
      </w:pPr>
      <w:bookmarkStart w:id="68" w:name="_Toc26440344"/>
      <w:r>
        <w:rPr>
          <w:rFonts w:eastAsia="Times New Roman"/>
        </w:rPr>
        <w:t>3.1 Logistic</w:t>
      </w:r>
      <w:r w:rsidR="00AA251E" w:rsidRPr="00AA251E">
        <w:rPr>
          <w:rFonts w:eastAsia="Times New Roman"/>
        </w:rPr>
        <w:t xml:space="preserve"> Regression</w:t>
      </w:r>
      <w:r w:rsidR="00DD7083">
        <w:rPr>
          <w:rFonts w:eastAsia="Times New Roman"/>
        </w:rPr>
        <w:t xml:space="preserve"> without Regularization</w:t>
      </w:r>
      <w:bookmarkEnd w:id="68"/>
    </w:p>
    <w:p w14:paraId="09631759" w14:textId="77777777" w:rsidR="00A13524" w:rsidRDefault="00A13524" w:rsidP="00A13524">
      <w:pPr>
        <w:spacing w:after="0" w:line="240" w:lineRule="auto"/>
        <w:rPr>
          <w:rFonts w:ascii="Arial" w:eastAsia="Times New Roman" w:hAnsi="Arial" w:cs="Arial"/>
          <w:color w:val="000000"/>
        </w:rPr>
      </w:pPr>
    </w:p>
    <w:p w14:paraId="39836E2D" w14:textId="742773D8" w:rsidR="004A5AE8" w:rsidRPr="00F047B7" w:rsidRDefault="004A5AE8" w:rsidP="00A13524">
      <w:pPr>
        <w:spacing w:after="0" w:line="240" w:lineRule="auto"/>
        <w:rPr>
          <w:rFonts w:ascii="Times New Roman" w:eastAsia="Times New Roman" w:hAnsi="Times New Roman" w:cs="Times New Roman"/>
          <w:color w:val="000000"/>
          <w:sz w:val="24"/>
          <w:szCs w:val="24"/>
        </w:rPr>
      </w:pPr>
      <w:r w:rsidRPr="00F047B7">
        <w:rPr>
          <w:rFonts w:ascii="Times New Roman" w:eastAsia="Times New Roman" w:hAnsi="Times New Roman" w:cs="Times New Roman"/>
          <w:color w:val="000000"/>
          <w:sz w:val="24"/>
          <w:szCs w:val="24"/>
        </w:rPr>
        <w:t xml:space="preserve">One of the most popular classification </w:t>
      </w:r>
      <w:del w:id="69" w:author="Roxanne Salinas" w:date="2019-12-05T16:52:00Z">
        <w:r w:rsidRPr="00F047B7" w:rsidDel="000924AF">
          <w:rPr>
            <w:rFonts w:ascii="Times New Roman" w:eastAsia="Times New Roman" w:hAnsi="Times New Roman" w:cs="Times New Roman"/>
            <w:color w:val="000000"/>
            <w:sz w:val="24"/>
            <w:szCs w:val="24"/>
          </w:rPr>
          <w:delText>method</w:delText>
        </w:r>
      </w:del>
      <w:ins w:id="70" w:author="Roxanne Salinas" w:date="2019-12-05T16:52:00Z">
        <w:r w:rsidR="000924AF" w:rsidRPr="00F047B7">
          <w:rPr>
            <w:rFonts w:ascii="Times New Roman" w:eastAsia="Times New Roman" w:hAnsi="Times New Roman" w:cs="Times New Roman"/>
            <w:color w:val="000000"/>
            <w:sz w:val="24"/>
            <w:szCs w:val="24"/>
          </w:rPr>
          <w:t>methods</w:t>
        </w:r>
      </w:ins>
      <w:r w:rsidRPr="00F047B7">
        <w:rPr>
          <w:rFonts w:ascii="Times New Roman" w:eastAsia="Times New Roman" w:hAnsi="Times New Roman" w:cs="Times New Roman"/>
          <w:color w:val="000000"/>
          <w:sz w:val="24"/>
          <w:szCs w:val="24"/>
        </w:rPr>
        <w:t xml:space="preserve"> is </w:t>
      </w:r>
      <w:r w:rsidR="00FD2C38">
        <w:rPr>
          <w:rFonts w:ascii="Times New Roman" w:eastAsia="Times New Roman" w:hAnsi="Times New Roman" w:cs="Times New Roman"/>
          <w:color w:val="000000"/>
          <w:sz w:val="24"/>
          <w:szCs w:val="24"/>
        </w:rPr>
        <w:t>logistic</w:t>
      </w:r>
      <w:r w:rsidRPr="00F047B7">
        <w:rPr>
          <w:rFonts w:ascii="Times New Roman" w:eastAsia="Times New Roman" w:hAnsi="Times New Roman" w:cs="Times New Roman"/>
          <w:color w:val="000000"/>
          <w:sz w:val="24"/>
          <w:szCs w:val="24"/>
        </w:rPr>
        <w:t xml:space="preserve"> regression. Given the explanatory variables, </w:t>
      </w:r>
      <w:r w:rsidR="00FD2C38">
        <w:rPr>
          <w:rFonts w:ascii="Times New Roman" w:eastAsia="Times New Roman" w:hAnsi="Times New Roman" w:cs="Times New Roman"/>
          <w:color w:val="000000"/>
          <w:sz w:val="24"/>
          <w:szCs w:val="24"/>
        </w:rPr>
        <w:t>logistic</w:t>
      </w:r>
      <w:r w:rsidRPr="00F047B7">
        <w:rPr>
          <w:rFonts w:ascii="Times New Roman" w:eastAsia="Times New Roman" w:hAnsi="Times New Roman" w:cs="Times New Roman"/>
          <w:color w:val="000000"/>
          <w:sz w:val="24"/>
          <w:szCs w:val="24"/>
        </w:rPr>
        <w:t xml:space="preserve"> regression assumes that each response variable follows a Bernoulli distribution with probability </w:t>
      </w:r>
      <w:proofErr w:type="gramStart"/>
      <w:r w:rsidRPr="00F047B7">
        <w:rPr>
          <w:rFonts w:ascii="Times New Roman" w:eastAsia="Times New Roman" w:hAnsi="Times New Roman" w:cs="Times New Roman"/>
          <w:color w:val="000000"/>
          <w:sz w:val="24"/>
          <w:szCs w:val="24"/>
        </w:rPr>
        <w:t xml:space="preserve">of </w:t>
      </w:r>
      <w:proofErr w:type="gramEnd"/>
      <m:oMath>
        <m:r>
          <w:rPr>
            <w:rFonts w:ascii="Cambria Math" w:eastAsia="Times New Roman" w:hAnsi="Cambria Math" w:cs="Times New Roman"/>
            <w:color w:val="000000"/>
            <w:sz w:val="24"/>
            <w:szCs w:val="24"/>
          </w:rPr>
          <m:t>p(</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=1|</m:t>
        </m:r>
        <m:r>
          <m:rPr>
            <m:sty m:val="bi"/>
          </m:rPr>
          <w:rPr>
            <w:rFonts w:ascii="Cambria Math" w:eastAsia="Times New Roman" w:hAnsi="Cambria Math" w:cs="Times New Roman"/>
            <w:color w:val="000000"/>
            <w:sz w:val="24"/>
            <w:szCs w:val="24"/>
          </w:rPr>
          <m:t>X</m:t>
        </m:r>
      </m:oMath>
      <w:r w:rsidRPr="00F047B7">
        <w:rPr>
          <w:rFonts w:ascii="Times New Roman" w:eastAsia="Times New Roman" w:hAnsi="Times New Roman" w:cs="Times New Roman"/>
          <w:color w:val="000000"/>
          <w:sz w:val="24"/>
          <w:szCs w:val="24"/>
        </w:rPr>
        <w:t>).</w:t>
      </w:r>
    </w:p>
    <w:p w14:paraId="02267AB6" w14:textId="77777777" w:rsidR="004A5AE8" w:rsidRDefault="004A5AE8" w:rsidP="00A13524">
      <w:pPr>
        <w:spacing w:after="0" w:line="240" w:lineRule="auto"/>
        <w:rPr>
          <w:rFonts w:ascii="Arial" w:eastAsia="Times New Roman" w:hAnsi="Arial" w:cs="Arial"/>
          <w:color w:val="000000"/>
        </w:rPr>
      </w:pPr>
    </w:p>
    <w:p w14:paraId="193E3ABD" w14:textId="77777777" w:rsidR="004A5AE8" w:rsidRPr="00F047B7" w:rsidRDefault="00514A04" w:rsidP="00A13524">
      <w:pPr>
        <w:spacing w:after="0" w:line="240" w:lineRule="auto"/>
        <w:rPr>
          <w:rFonts w:ascii="Arial" w:eastAsia="Times New Roman" w:hAnsi="Arial" w:cs="Arial"/>
          <w:b/>
          <w:color w:val="000000"/>
        </w:rPr>
      </w:pPr>
      <m:oMathPara>
        <m:oMath>
          <m:sSub>
            <m:sSubPr>
              <m:ctrlPr>
                <w:rPr>
                  <w:rFonts w:ascii="Cambria Math" w:eastAsia="Times New Roman" w:hAnsi="Cambria Math" w:cs="Arial"/>
                  <w:i/>
                  <w:color w:val="000000"/>
                </w:rPr>
              </m:ctrlPr>
            </m:sSubPr>
            <m:e>
              <m:r>
                <w:rPr>
                  <w:rFonts w:ascii="Cambria Math" w:eastAsia="Times New Roman" w:hAnsi="Cambria Math" w:cs="Arial"/>
                  <w:color w:val="000000"/>
                </w:rPr>
                <m:t>y</m:t>
              </m:r>
            </m:e>
            <m:sub>
              <m:r>
                <w:rPr>
                  <w:rFonts w:ascii="Cambria Math" w:eastAsia="Times New Roman" w:hAnsi="Cambria Math" w:cs="Arial"/>
                  <w:color w:val="000000"/>
                </w:rPr>
                <m:t>i</m:t>
              </m:r>
            </m:sub>
          </m:sSub>
          <m:r>
            <w:rPr>
              <w:rFonts w:ascii="Cambria Math" w:eastAsia="Times New Roman" w:hAnsi="Cambria Math" w:cs="Arial"/>
              <w:color w:val="000000"/>
            </w:rPr>
            <m:t>|</m:t>
          </m:r>
          <m:r>
            <m:rPr>
              <m:sty m:val="bi"/>
            </m:rPr>
            <w:rPr>
              <w:rFonts w:ascii="Cambria Math" w:eastAsia="Times New Roman" w:hAnsi="Cambria Math" w:cs="Arial"/>
              <w:color w:val="000000"/>
            </w:rPr>
            <m:t>X ~</m:t>
          </m:r>
          <m:r>
            <w:rPr>
              <w:rFonts w:ascii="Cambria Math" w:eastAsia="Times New Roman" w:hAnsi="Cambria Math" w:cs="Arial"/>
              <w:color w:val="000000"/>
            </w:rPr>
            <m:t>Bernoulli</m:t>
          </m:r>
          <m:d>
            <m:dPr>
              <m:ctrlPr>
                <w:rPr>
                  <w:rFonts w:ascii="Cambria Math" w:eastAsia="Times New Roman" w:hAnsi="Cambria Math" w:cs="Arial"/>
                  <w:i/>
                  <w:color w:val="000000"/>
                </w:rPr>
              </m:ctrlPr>
            </m:dPr>
            <m:e>
              <m:r>
                <w:rPr>
                  <w:rFonts w:ascii="Cambria Math" w:eastAsia="Times New Roman" w:hAnsi="Cambria Math" w:cs="Arial"/>
                  <w:color w:val="000000"/>
                </w:rPr>
                <m:t>p(</m:t>
              </m:r>
              <m:sSub>
                <m:sSubPr>
                  <m:ctrlPr>
                    <w:rPr>
                      <w:rFonts w:ascii="Cambria Math" w:eastAsia="Times New Roman" w:hAnsi="Cambria Math" w:cs="Arial"/>
                      <w:i/>
                      <w:color w:val="000000"/>
                    </w:rPr>
                  </m:ctrlPr>
                </m:sSubPr>
                <m:e>
                  <m:r>
                    <w:rPr>
                      <w:rFonts w:ascii="Cambria Math" w:eastAsia="Times New Roman" w:hAnsi="Cambria Math" w:cs="Arial"/>
                      <w:color w:val="000000"/>
                    </w:rPr>
                    <m:t>y</m:t>
                  </m:r>
                </m:e>
                <m:sub>
                  <m:r>
                    <w:rPr>
                      <w:rFonts w:ascii="Cambria Math" w:eastAsia="Times New Roman" w:hAnsi="Cambria Math" w:cs="Arial"/>
                      <w:color w:val="000000"/>
                    </w:rPr>
                    <m:t>i</m:t>
                  </m:r>
                </m:sub>
              </m:sSub>
              <m:r>
                <w:rPr>
                  <w:rFonts w:ascii="Cambria Math" w:eastAsia="Times New Roman" w:hAnsi="Cambria Math" w:cs="Arial"/>
                  <w:color w:val="000000"/>
                </w:rPr>
                <m:t>=1|</m:t>
              </m:r>
              <m:r>
                <m:rPr>
                  <m:sty m:val="bi"/>
                </m:rPr>
                <w:rPr>
                  <w:rFonts w:ascii="Cambria Math" w:eastAsia="Times New Roman" w:hAnsi="Cambria Math" w:cs="Arial"/>
                  <w:color w:val="000000"/>
                </w:rPr>
                <m:t>X)</m:t>
              </m:r>
            </m:e>
          </m:d>
        </m:oMath>
      </m:oMathPara>
    </w:p>
    <w:p w14:paraId="036014FF" w14:textId="77777777" w:rsidR="00F047B7" w:rsidRDefault="00F047B7" w:rsidP="00A13524">
      <w:pPr>
        <w:spacing w:after="0" w:line="240" w:lineRule="auto"/>
        <w:rPr>
          <w:rFonts w:ascii="Arial" w:eastAsia="Times New Roman" w:hAnsi="Arial" w:cs="Arial"/>
          <w:color w:val="000000"/>
        </w:rPr>
      </w:pPr>
    </w:p>
    <w:p w14:paraId="181224D3" w14:textId="53FDA5AF" w:rsidR="00F047B7" w:rsidRDefault="00F047B7" w:rsidP="00A13524">
      <w:pPr>
        <w:spacing w:after="0" w:line="240" w:lineRule="auto"/>
        <w:rPr>
          <w:rFonts w:ascii="Times New Roman" w:eastAsia="Times New Roman" w:hAnsi="Times New Roman" w:cs="Times New Roman"/>
          <w:sz w:val="24"/>
          <w:szCs w:val="24"/>
        </w:rPr>
      </w:pPr>
      <w:r w:rsidRPr="00F047B7">
        <w:rPr>
          <w:rFonts w:ascii="Times New Roman" w:eastAsia="Times New Roman" w:hAnsi="Times New Roman" w:cs="Times New Roman"/>
          <w:sz w:val="24"/>
          <w:szCs w:val="24"/>
        </w:rPr>
        <w:t>Since</w:t>
      </w:r>
      <w:r>
        <w:rPr>
          <w:rFonts w:ascii="Times New Roman" w:eastAsia="Times New Roman" w:hAnsi="Times New Roman" w:cs="Times New Roman"/>
          <w:sz w:val="24"/>
          <w:szCs w:val="24"/>
        </w:rPr>
        <w:t xml:space="preserve"> the link function for </w:t>
      </w:r>
      <m:oMath>
        <m:r>
          <w:rPr>
            <w:rFonts w:ascii="Cambria Math" w:eastAsia="Times New Roman" w:hAnsi="Cambria Math" w:cs="Arial"/>
            <w:color w:val="000000"/>
          </w:rPr>
          <m:t>p</m:t>
        </m:r>
        <m:d>
          <m:dPr>
            <m:ctrlPr>
              <w:rPr>
                <w:rFonts w:ascii="Cambria Math" w:eastAsia="Times New Roman" w:hAnsi="Cambria Math" w:cs="Arial"/>
                <w:i/>
                <w:color w:val="000000"/>
              </w:rPr>
            </m:ctrlPr>
          </m:dPr>
          <m:e>
            <m:sSub>
              <m:sSubPr>
                <m:ctrlPr>
                  <w:rPr>
                    <w:rFonts w:ascii="Cambria Math" w:eastAsia="Times New Roman" w:hAnsi="Cambria Math" w:cs="Arial"/>
                    <w:i/>
                    <w:color w:val="000000"/>
                  </w:rPr>
                </m:ctrlPr>
              </m:sSubPr>
              <m:e>
                <m:r>
                  <w:rPr>
                    <w:rFonts w:ascii="Cambria Math" w:eastAsia="Times New Roman" w:hAnsi="Cambria Math" w:cs="Arial"/>
                    <w:color w:val="000000"/>
                  </w:rPr>
                  <m:t>y</m:t>
                </m:r>
              </m:e>
              <m:sub>
                <m:r>
                  <w:rPr>
                    <w:rFonts w:ascii="Cambria Math" w:eastAsia="Times New Roman" w:hAnsi="Cambria Math" w:cs="Arial"/>
                    <w:color w:val="000000"/>
                  </w:rPr>
                  <m:t>i</m:t>
                </m:r>
              </m:sub>
            </m:sSub>
            <m:r>
              <w:rPr>
                <w:rFonts w:ascii="Cambria Math" w:eastAsia="Times New Roman" w:hAnsi="Cambria Math" w:cs="Arial"/>
                <w:color w:val="000000"/>
              </w:rPr>
              <m:t>=1</m:t>
            </m:r>
          </m:e>
          <m:e>
            <m:r>
              <m:rPr>
                <m:sty m:val="bi"/>
              </m:rPr>
              <w:rPr>
                <w:rFonts w:ascii="Cambria Math" w:eastAsia="Times New Roman" w:hAnsi="Cambria Math" w:cs="Arial"/>
                <w:color w:val="000000"/>
              </w:rPr>
              <m:t>X</m:t>
            </m:r>
            <m:ctrlPr>
              <w:rPr>
                <w:rFonts w:ascii="Cambria Math" w:eastAsia="Times New Roman" w:hAnsi="Cambria Math" w:cs="Arial"/>
                <w:b/>
                <w:i/>
                <w:color w:val="000000"/>
              </w:rPr>
            </m:ctrlPr>
          </m:e>
        </m:d>
        <m:r>
          <m:rPr>
            <m:sty m:val="bi"/>
          </m:rPr>
          <w:rPr>
            <w:rFonts w:ascii="Cambria Math" w:eastAsia="Times New Roman" w:hAnsi="Cambria Math" w:cs="Arial"/>
            <w:color w:val="000000"/>
          </w:rPr>
          <m:t xml:space="preserve"> </m:t>
        </m:r>
      </m:oMath>
      <w:r w:rsidRPr="00F047B7">
        <w:rPr>
          <w:rFonts w:ascii="Times New Roman" w:eastAsia="Times New Roman" w:hAnsi="Times New Roman" w:cs="Times New Roman"/>
          <w:color w:val="000000"/>
        </w:rPr>
        <w:t>is a</w:t>
      </w:r>
      <w:r>
        <w:rPr>
          <w:rFonts w:ascii="Times New Roman" w:eastAsia="Times New Roman" w:hAnsi="Times New Roman" w:cs="Times New Roman"/>
          <w:b/>
          <w:color w:val="000000"/>
        </w:rPr>
        <w:t xml:space="preserve">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distribution, finding the coefficients of the variables involve maximizing the following distribution with respect to the coefficients:</w:t>
      </w:r>
    </w:p>
    <w:p w14:paraId="0B1B703F" w14:textId="77777777" w:rsidR="00F047B7" w:rsidRDefault="00F047B7" w:rsidP="00A13524">
      <w:pPr>
        <w:spacing w:after="0" w:line="240" w:lineRule="auto"/>
        <w:rPr>
          <w:rFonts w:ascii="Times New Roman" w:eastAsia="Times New Roman" w:hAnsi="Times New Roman" w:cs="Times New Roman"/>
          <w:sz w:val="24"/>
          <w:szCs w:val="24"/>
        </w:rPr>
      </w:pPr>
    </w:p>
    <w:p w14:paraId="36ADE034" w14:textId="04649221" w:rsidR="00F047B7" w:rsidRPr="00F047B7" w:rsidRDefault="00F047B7" w:rsidP="006B5EC0">
      <w:pPr>
        <w:pStyle w:val="Caption"/>
        <w:rPr>
          <w:rFonts w:ascii="Times New Roman" w:eastAsia="Times New Roman" w:hAnsi="Times New Roman" w:cs="Times New Roman"/>
          <w:sz w:val="24"/>
          <w:szCs w:val="24"/>
        </w:rPr>
      </w:pPr>
      <m:oMathPara>
        <m:oMath>
          <m:r>
            <w:rPr>
              <w:rFonts w:ascii="Cambria Math" w:eastAsia="Times New Roman" w:hAnsi="Cambria Math" w:cs="Arial"/>
              <w:color w:val="000000"/>
            </w:rPr>
            <m:t>L</m:t>
          </m:r>
          <m:d>
            <m:dPr>
              <m:ctrlPr>
                <w:rPr>
                  <w:rFonts w:ascii="Cambria Math" w:eastAsia="Times New Roman" w:hAnsi="Cambria Math" w:cs="Arial"/>
                  <w:color w:val="000000"/>
                </w:rPr>
              </m:ctrlPr>
            </m:dPr>
            <m:e>
              <m:sSub>
                <m:sSubPr>
                  <m:ctrlPr>
                    <w:rPr>
                      <w:rFonts w:ascii="Cambria Math" w:eastAsia="Times New Roman" w:hAnsi="Cambria Math" w:cs="Arial"/>
                      <w:color w:val="000000"/>
                    </w:rPr>
                  </m:ctrlPr>
                </m:sSubPr>
                <m:e>
                  <m:r>
                    <w:rPr>
                      <w:rFonts w:ascii="Cambria Math" w:eastAsia="Times New Roman" w:hAnsi="Cambria Math" w:cs="Arial"/>
                      <w:color w:val="000000"/>
                    </w:rPr>
                    <m:t>y</m:t>
                  </m:r>
                </m:e>
                <m:sub>
                  <m:r>
                    <w:rPr>
                      <w:rFonts w:ascii="Cambria Math" w:eastAsia="Times New Roman" w:hAnsi="Cambria Math" w:cs="Arial"/>
                      <w:color w:val="000000"/>
                    </w:rPr>
                    <m:t>i</m:t>
                  </m:r>
                </m:sub>
              </m:sSub>
            </m:e>
            <m:e>
              <m:r>
                <m:rPr>
                  <m:sty m:val="bi"/>
                </m:rPr>
                <w:rPr>
                  <w:rFonts w:ascii="Cambria Math" w:eastAsia="Times New Roman" w:hAnsi="Cambria Math" w:cs="Arial"/>
                  <w:color w:val="000000"/>
                </w:rPr>
                <m:t>X</m:t>
              </m:r>
              <m:ctrlPr>
                <w:rPr>
                  <w:rFonts w:ascii="Cambria Math" w:eastAsia="Times New Roman" w:hAnsi="Cambria Math" w:cs="Arial"/>
                  <w:b/>
                  <w:color w:val="000000"/>
                </w:rPr>
              </m:ctrlPr>
            </m:e>
          </m:d>
          <m:r>
            <m:rPr>
              <m:sty m:val="bi"/>
            </m:rPr>
            <w:rPr>
              <w:rFonts w:ascii="Cambria Math" w:eastAsia="Times New Roman" w:hAnsi="Cambria Math" w:cs="Arial"/>
              <w:color w:val="000000"/>
            </w:rPr>
            <m:t>∝</m:t>
          </m:r>
          <m:nary>
            <m:naryPr>
              <m:chr m:val="∏"/>
              <m:limLoc m:val="undOvr"/>
              <m:ctrlPr>
                <w:rPr>
                  <w:rFonts w:ascii="Cambria Math" w:eastAsia="Times New Roman" w:hAnsi="Cambria Math" w:cs="Arial"/>
                  <w:b/>
                  <w:color w:val="000000"/>
                </w:rPr>
              </m:ctrlPr>
            </m:naryPr>
            <m:sub>
              <m:r>
                <m:rPr>
                  <m:sty m:val="bi"/>
                </m:rPr>
                <w:rPr>
                  <w:rFonts w:ascii="Cambria Math" w:eastAsia="Times New Roman" w:hAnsi="Cambria Math" w:cs="Arial"/>
                  <w:color w:val="000000"/>
                </w:rPr>
                <m:t>i=1</m:t>
              </m:r>
            </m:sub>
            <m:sup>
              <m:r>
                <m:rPr>
                  <m:sty m:val="bi"/>
                </m:rPr>
                <w:rPr>
                  <w:rFonts w:ascii="Cambria Math" w:eastAsia="Times New Roman" w:hAnsi="Cambria Math" w:cs="Arial"/>
                  <w:color w:val="000000"/>
                </w:rPr>
                <m:t>n</m:t>
              </m:r>
            </m:sup>
            <m:e>
              <m:sSup>
                <m:sSupPr>
                  <m:ctrlPr>
                    <w:rPr>
                      <w:rFonts w:ascii="Cambria Math" w:eastAsia="Times New Roman" w:hAnsi="Cambria Math" w:cs="Arial"/>
                      <w:b/>
                      <w:color w:val="000000"/>
                    </w:rPr>
                  </m:ctrlPr>
                </m:sSupPr>
                <m:e>
                  <m:d>
                    <m:dPr>
                      <m:ctrlPr>
                        <w:rPr>
                          <w:rFonts w:ascii="Cambria Math" w:eastAsia="Times New Roman" w:hAnsi="Cambria Math" w:cs="Arial"/>
                          <w:b/>
                          <w:color w:val="000000"/>
                        </w:rPr>
                      </m:ctrlPr>
                    </m:dPr>
                    <m:e>
                      <m:f>
                        <m:fPr>
                          <m:ctrlPr>
                            <w:rPr>
                              <w:rFonts w:ascii="Cambria Math" w:eastAsia="Times New Roman" w:hAnsi="Cambria Math" w:cs="Arial"/>
                              <w:b/>
                              <w:color w:val="000000"/>
                            </w:rPr>
                          </m:ctrlPr>
                        </m:fPr>
                        <m:num>
                          <m:r>
                            <m:rPr>
                              <m:sty m:val="bi"/>
                            </m:rPr>
                            <w:rPr>
                              <w:rFonts w:ascii="Cambria Math" w:eastAsia="Times New Roman" w:hAnsi="Cambria Math" w:cs="Arial"/>
                              <w:color w:val="000000"/>
                            </w:rPr>
                            <m:t>1</m:t>
                          </m:r>
                        </m:num>
                        <m:den>
                          <m:r>
                            <m:rPr>
                              <m:sty m:val="bi"/>
                            </m:rPr>
                            <w:rPr>
                              <w:rFonts w:ascii="Cambria Math" w:eastAsia="Times New Roman" w:hAnsi="Cambria Math" w:cs="Arial"/>
                              <w:color w:val="000000"/>
                            </w:rPr>
                            <m:t>1+</m:t>
                          </m:r>
                          <m:sSup>
                            <m:sSupPr>
                              <m:ctrlPr>
                                <w:rPr>
                                  <w:rFonts w:ascii="Cambria Math" w:eastAsia="Times New Roman" w:hAnsi="Cambria Math" w:cs="Arial"/>
                                  <w:b/>
                                  <w:color w:val="000000"/>
                                </w:rPr>
                              </m:ctrlPr>
                            </m:sSupPr>
                            <m:e>
                              <m:r>
                                <m:rPr>
                                  <m:sty m:val="bi"/>
                                </m:rPr>
                                <w:rPr>
                                  <w:rFonts w:ascii="Cambria Math" w:eastAsia="Times New Roman" w:hAnsi="Cambria Math" w:cs="Arial"/>
                                  <w:color w:val="000000"/>
                                </w:rPr>
                                <m:t>e</m:t>
                              </m:r>
                            </m:e>
                            <m:sup>
                              <m:r>
                                <m:rPr>
                                  <m:sty m:val="bi"/>
                                </m:rPr>
                                <w:rPr>
                                  <w:rFonts w:ascii="Cambria Math" w:eastAsia="Times New Roman" w:hAnsi="Cambria Math" w:cs="Arial"/>
                                  <w:color w:val="000000"/>
                                </w:rPr>
                                <m:t>-XB</m:t>
                              </m:r>
                            </m:sup>
                          </m:sSup>
                        </m:den>
                      </m:f>
                    </m:e>
                  </m:d>
                </m:e>
                <m:sup>
                  <m:nary>
                    <m:naryPr>
                      <m:chr m:val="∑"/>
                      <m:limLoc m:val="undOvr"/>
                      <m:ctrlPr>
                        <w:rPr>
                          <w:rFonts w:ascii="Cambria Math" w:eastAsia="Times New Roman" w:hAnsi="Cambria Math" w:cs="Arial"/>
                          <w:b/>
                          <w:color w:val="000000"/>
                        </w:rPr>
                      </m:ctrlPr>
                    </m:naryPr>
                    <m:sub>
                      <m:r>
                        <m:rPr>
                          <m:sty m:val="bi"/>
                        </m:rPr>
                        <w:rPr>
                          <w:rFonts w:ascii="Cambria Math" w:eastAsia="Times New Roman" w:hAnsi="Cambria Math" w:cs="Arial"/>
                          <w:color w:val="000000"/>
                        </w:rPr>
                        <m:t>i=1</m:t>
                      </m:r>
                    </m:sub>
                    <m:sup>
                      <m:r>
                        <m:rPr>
                          <m:sty m:val="bi"/>
                        </m:rPr>
                        <w:rPr>
                          <w:rFonts w:ascii="Cambria Math" w:eastAsia="Times New Roman" w:hAnsi="Cambria Math" w:cs="Arial"/>
                          <w:color w:val="000000"/>
                        </w:rPr>
                        <m:t>n</m:t>
                      </m:r>
                    </m:sup>
                    <m:e>
                      <m:sSub>
                        <m:sSubPr>
                          <m:ctrlPr>
                            <w:rPr>
                              <w:rFonts w:ascii="Cambria Math" w:eastAsia="Times New Roman" w:hAnsi="Cambria Math" w:cs="Arial"/>
                              <w:b/>
                              <w:color w:val="000000"/>
                            </w:rPr>
                          </m:ctrlPr>
                        </m:sSubPr>
                        <m:e>
                          <m:r>
                            <m:rPr>
                              <m:sty m:val="bi"/>
                            </m:rPr>
                            <w:rPr>
                              <w:rFonts w:ascii="Cambria Math" w:eastAsia="Times New Roman" w:hAnsi="Cambria Math" w:cs="Arial"/>
                              <w:color w:val="000000"/>
                            </w:rPr>
                            <m:t>y</m:t>
                          </m:r>
                        </m:e>
                        <m:sub>
                          <m:r>
                            <m:rPr>
                              <m:sty m:val="bi"/>
                            </m:rPr>
                            <w:rPr>
                              <w:rFonts w:ascii="Cambria Math" w:eastAsia="Times New Roman" w:hAnsi="Cambria Math" w:cs="Arial"/>
                              <w:color w:val="000000"/>
                            </w:rPr>
                            <m:t>i</m:t>
                          </m:r>
                        </m:sub>
                      </m:sSub>
                    </m:e>
                  </m:nary>
                </m:sup>
              </m:sSup>
            </m:e>
          </m:nary>
          <m:sSup>
            <m:sSupPr>
              <m:ctrlPr>
                <w:rPr>
                  <w:rFonts w:ascii="Cambria Math" w:eastAsia="Times New Roman" w:hAnsi="Cambria Math" w:cs="Arial"/>
                  <w:b/>
                  <w:color w:val="000000"/>
                </w:rPr>
              </m:ctrlPr>
            </m:sSupPr>
            <m:e>
              <m:d>
                <m:dPr>
                  <m:ctrlPr>
                    <w:rPr>
                      <w:rFonts w:ascii="Cambria Math" w:eastAsia="Times New Roman" w:hAnsi="Cambria Math" w:cs="Arial"/>
                      <w:b/>
                      <w:color w:val="000000"/>
                    </w:rPr>
                  </m:ctrlPr>
                </m:dPr>
                <m:e>
                  <m:f>
                    <m:fPr>
                      <m:ctrlPr>
                        <w:rPr>
                          <w:rFonts w:ascii="Cambria Math" w:eastAsia="Times New Roman" w:hAnsi="Cambria Math" w:cs="Arial"/>
                          <w:b/>
                          <w:color w:val="000000"/>
                        </w:rPr>
                      </m:ctrlPr>
                    </m:fPr>
                    <m:num>
                      <m:sSup>
                        <m:sSupPr>
                          <m:ctrlPr>
                            <w:rPr>
                              <w:rFonts w:ascii="Cambria Math" w:eastAsia="Times New Roman" w:hAnsi="Cambria Math" w:cs="Arial"/>
                              <w:b/>
                              <w:color w:val="000000"/>
                            </w:rPr>
                          </m:ctrlPr>
                        </m:sSupPr>
                        <m:e>
                          <m:r>
                            <m:rPr>
                              <m:sty m:val="bi"/>
                            </m:rPr>
                            <w:rPr>
                              <w:rFonts w:ascii="Cambria Math" w:eastAsia="Times New Roman" w:hAnsi="Cambria Math" w:cs="Arial"/>
                              <w:color w:val="000000"/>
                            </w:rPr>
                            <m:t>e</m:t>
                          </m:r>
                        </m:e>
                        <m:sup>
                          <m:r>
                            <m:rPr>
                              <m:sty m:val="bi"/>
                            </m:rPr>
                            <w:rPr>
                              <w:rFonts w:ascii="Cambria Math" w:eastAsia="Times New Roman" w:hAnsi="Cambria Math" w:cs="Arial"/>
                              <w:color w:val="000000"/>
                            </w:rPr>
                            <m:t>-XB</m:t>
                          </m:r>
                        </m:sup>
                      </m:sSup>
                    </m:num>
                    <m:den>
                      <m:r>
                        <m:rPr>
                          <m:sty m:val="bi"/>
                        </m:rPr>
                        <w:rPr>
                          <w:rFonts w:ascii="Cambria Math" w:eastAsia="Times New Roman" w:hAnsi="Cambria Math" w:cs="Arial"/>
                          <w:color w:val="000000"/>
                        </w:rPr>
                        <m:t>1+</m:t>
                      </m:r>
                      <w:bookmarkStart w:id="71" w:name="_Hlk26117604"/>
                      <m:sSup>
                        <m:sSupPr>
                          <m:ctrlPr>
                            <w:rPr>
                              <w:rFonts w:ascii="Cambria Math" w:eastAsia="Times New Roman" w:hAnsi="Cambria Math" w:cs="Arial"/>
                              <w:b/>
                              <w:color w:val="000000"/>
                            </w:rPr>
                          </m:ctrlPr>
                        </m:sSupPr>
                        <m:e>
                          <m:r>
                            <m:rPr>
                              <m:sty m:val="bi"/>
                            </m:rPr>
                            <w:rPr>
                              <w:rFonts w:ascii="Cambria Math" w:eastAsia="Times New Roman" w:hAnsi="Cambria Math" w:cs="Arial"/>
                              <w:color w:val="000000"/>
                            </w:rPr>
                            <m:t>e</m:t>
                          </m:r>
                        </m:e>
                        <m:sup>
                          <m:r>
                            <m:rPr>
                              <m:sty m:val="bi"/>
                            </m:rPr>
                            <w:rPr>
                              <w:rFonts w:ascii="Cambria Math" w:eastAsia="Times New Roman" w:hAnsi="Cambria Math" w:cs="Arial"/>
                              <w:color w:val="000000"/>
                            </w:rPr>
                            <m:t>-XB</m:t>
                          </m:r>
                        </m:sup>
                      </m:sSup>
                      <w:bookmarkEnd w:id="71"/>
                    </m:den>
                  </m:f>
                </m:e>
              </m:d>
            </m:e>
            <m:sup>
              <m:r>
                <m:rPr>
                  <m:sty m:val="bi"/>
                </m:rPr>
                <w:rPr>
                  <w:rFonts w:ascii="Cambria Math" w:eastAsia="Times New Roman" w:hAnsi="Cambria Math" w:cs="Arial"/>
                  <w:color w:val="000000"/>
                </w:rPr>
                <m:t>n-</m:t>
              </m:r>
              <m:nary>
                <m:naryPr>
                  <m:chr m:val="∑"/>
                  <m:limLoc m:val="undOvr"/>
                  <m:ctrlPr>
                    <w:rPr>
                      <w:rFonts w:ascii="Cambria Math" w:eastAsia="Times New Roman" w:hAnsi="Cambria Math" w:cs="Arial"/>
                      <w:b/>
                      <w:color w:val="000000"/>
                    </w:rPr>
                  </m:ctrlPr>
                </m:naryPr>
                <m:sub>
                  <m:r>
                    <m:rPr>
                      <m:sty m:val="bi"/>
                    </m:rPr>
                    <w:rPr>
                      <w:rFonts w:ascii="Cambria Math" w:eastAsia="Times New Roman" w:hAnsi="Cambria Math" w:cs="Arial"/>
                      <w:color w:val="000000"/>
                    </w:rPr>
                    <m:t>i=1</m:t>
                  </m:r>
                </m:sub>
                <m:sup>
                  <m:r>
                    <m:rPr>
                      <m:sty m:val="bi"/>
                    </m:rPr>
                    <w:rPr>
                      <w:rFonts w:ascii="Cambria Math" w:eastAsia="Times New Roman" w:hAnsi="Cambria Math" w:cs="Arial"/>
                      <w:color w:val="000000"/>
                    </w:rPr>
                    <m:t>n</m:t>
                  </m:r>
                </m:sup>
                <m:e>
                  <m:sSub>
                    <m:sSubPr>
                      <m:ctrlPr>
                        <w:rPr>
                          <w:rFonts w:ascii="Cambria Math" w:eastAsia="Times New Roman" w:hAnsi="Cambria Math" w:cs="Arial"/>
                          <w:b/>
                          <w:color w:val="000000"/>
                        </w:rPr>
                      </m:ctrlPr>
                    </m:sSubPr>
                    <m:e>
                      <m:r>
                        <m:rPr>
                          <m:sty m:val="bi"/>
                        </m:rPr>
                        <w:rPr>
                          <w:rFonts w:ascii="Cambria Math" w:eastAsia="Times New Roman" w:hAnsi="Cambria Math" w:cs="Arial"/>
                          <w:color w:val="000000"/>
                        </w:rPr>
                        <m:t>y</m:t>
                      </m:r>
                    </m:e>
                    <m:sub>
                      <m:r>
                        <m:rPr>
                          <m:sty m:val="bi"/>
                        </m:rPr>
                        <w:rPr>
                          <w:rFonts w:ascii="Cambria Math" w:eastAsia="Times New Roman" w:hAnsi="Cambria Math" w:cs="Arial"/>
                          <w:color w:val="000000"/>
                        </w:rPr>
                        <m:t>i</m:t>
                      </m:r>
                    </m:sub>
                  </m:sSub>
                </m:e>
              </m:nary>
            </m:sup>
          </m:sSup>
        </m:oMath>
      </m:oMathPara>
    </w:p>
    <w:p w14:paraId="477EF106" w14:textId="77777777" w:rsidR="004A5AE8" w:rsidRPr="00F047B7" w:rsidRDefault="004A5AE8" w:rsidP="00A13524">
      <w:pPr>
        <w:spacing w:after="0" w:line="240" w:lineRule="auto"/>
        <w:rPr>
          <w:rFonts w:ascii="Times New Roman" w:eastAsia="Times New Roman" w:hAnsi="Times New Roman" w:cs="Times New Roman"/>
          <w:sz w:val="24"/>
          <w:szCs w:val="24"/>
        </w:rPr>
      </w:pPr>
    </w:p>
    <w:p w14:paraId="6BF14D9E" w14:textId="13F5D53F" w:rsidR="005C45FA" w:rsidRDefault="005C45FA" w:rsidP="00A135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fitting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on the training dataset, we assessed model performance on the test dataset using a </w:t>
      </w:r>
      <w:r w:rsidRPr="00F047B7">
        <w:rPr>
          <w:rFonts w:ascii="Times New Roman" w:eastAsia="Times New Roman" w:hAnsi="Times New Roman" w:cs="Times New Roman"/>
          <w:sz w:val="24"/>
          <w:szCs w:val="24"/>
        </w:rPr>
        <w:t>confusion matrix.</w:t>
      </w:r>
      <w:r>
        <w:rPr>
          <w:rFonts w:ascii="Times New Roman" w:eastAsia="Times New Roman" w:hAnsi="Times New Roman" w:cs="Times New Roman"/>
          <w:sz w:val="24"/>
          <w:szCs w:val="24"/>
        </w:rPr>
        <w:t xml:space="preserve"> </w:t>
      </w:r>
    </w:p>
    <w:p w14:paraId="60C253C2" w14:textId="77777777" w:rsidR="006B5EC0" w:rsidRDefault="006B5EC0" w:rsidP="00A13524">
      <w:pPr>
        <w:spacing w:after="0" w:line="240" w:lineRule="auto"/>
        <w:rPr>
          <w:rFonts w:ascii="Times New Roman" w:eastAsia="Times New Roman" w:hAnsi="Times New Roman" w:cs="Times New Roman"/>
          <w:sz w:val="24"/>
          <w:szCs w:val="24"/>
        </w:rPr>
      </w:pPr>
    </w:p>
    <w:p w14:paraId="43BB805F" w14:textId="5289FE6D" w:rsidR="006B5EC0" w:rsidRDefault="006B5EC0" w:rsidP="006B5EC0">
      <w:pPr>
        <w:pStyle w:val="Caption"/>
        <w:keepNext/>
      </w:pPr>
      <w:bookmarkStart w:id="72" w:name="_Toc26440278"/>
      <w:r>
        <w:t xml:space="preserve">Table </w:t>
      </w:r>
      <w:r w:rsidR="00514A04">
        <w:fldChar w:fldCharType="begin"/>
      </w:r>
      <w:r w:rsidR="00514A04">
        <w:instrText xml:space="preserve"> SEQ Table \* ARABIC </w:instrText>
      </w:r>
      <w:r w:rsidR="00514A04">
        <w:fldChar w:fldCharType="separate"/>
      </w:r>
      <w:r w:rsidR="00914851">
        <w:rPr>
          <w:noProof/>
        </w:rPr>
        <w:t>2</w:t>
      </w:r>
      <w:r w:rsidR="00514A04">
        <w:rPr>
          <w:noProof/>
        </w:rPr>
        <w:fldChar w:fldCharType="end"/>
      </w:r>
      <w:r>
        <w:t xml:space="preserve">: Confusion Matrix for </w:t>
      </w:r>
      <w:r w:rsidR="00F605BB">
        <w:t>logistic</w:t>
      </w:r>
      <w:r w:rsidR="00AE7A76">
        <w:t xml:space="preserve"> regression without r</w:t>
      </w:r>
      <w:r>
        <w:t>egularization</w:t>
      </w:r>
      <w:bookmarkEnd w:id="72"/>
    </w:p>
    <w:p w14:paraId="0C670BA8" w14:textId="1B7AB1E0" w:rsidR="006B5EC0" w:rsidRPr="00656AFB" w:rsidRDefault="00F605BB" w:rsidP="00656AF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6828  215</w:t>
      </w:r>
      <w:r w:rsidRPr="00F605BB">
        <w:rPr>
          <w:sz w:val="20"/>
        </w:rPr>
        <w:br/>
      </w:r>
      <w:r w:rsidRPr="00F605BB">
        <w:rPr>
          <w:rStyle w:val="VerbatimChar"/>
          <w:sz w:val="20"/>
        </w:rPr>
        <w:t>##          1 1461  496</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0.8138          </w:t>
      </w:r>
      <w:r w:rsidRPr="00F605BB">
        <w:rPr>
          <w:sz w:val="20"/>
        </w:rPr>
        <w:br/>
      </w:r>
      <w:r w:rsidRPr="00F605BB">
        <w:rPr>
          <w:rStyle w:val="VerbatimChar"/>
          <w:sz w:val="20"/>
        </w:rPr>
        <w:t>##                  95% CI : (0.8056, 0.8218)</w:t>
      </w:r>
      <w:r w:rsidRPr="00F605BB">
        <w:rPr>
          <w:sz w:val="20"/>
        </w:rPr>
        <w:br/>
      </w:r>
      <w:r w:rsidRPr="00F605BB">
        <w:rPr>
          <w:rStyle w:val="VerbatimChar"/>
          <w:sz w:val="20"/>
        </w:rPr>
        <w:t xml:space="preserve">##     No Information Rate : 0.921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1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0.2895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0.8237          </w:t>
      </w:r>
      <w:r w:rsidRPr="00F605BB">
        <w:rPr>
          <w:sz w:val="20"/>
        </w:rPr>
        <w:br/>
      </w:r>
      <w:r w:rsidRPr="00F605BB">
        <w:rPr>
          <w:rStyle w:val="VerbatimChar"/>
          <w:sz w:val="20"/>
        </w:rPr>
        <w:t xml:space="preserve">##             Specificity : 0.6976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0.9695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0.2534          </w:t>
      </w:r>
      <w:r w:rsidRPr="00F605BB">
        <w:rPr>
          <w:sz w:val="20"/>
        </w:rPr>
        <w:br/>
      </w:r>
      <w:r w:rsidRPr="00F605BB">
        <w:rPr>
          <w:rStyle w:val="VerbatimChar"/>
          <w:sz w:val="20"/>
        </w:rPr>
        <w:t xml:space="preserve">##              Prevalence : 0.9210          </w:t>
      </w:r>
      <w:r w:rsidRPr="00F605BB">
        <w:rPr>
          <w:sz w:val="20"/>
        </w:rPr>
        <w:br/>
      </w:r>
      <w:r w:rsidRPr="00F605BB">
        <w:rPr>
          <w:rStyle w:val="VerbatimChar"/>
          <w:sz w:val="20"/>
        </w:rPr>
        <w:t xml:space="preserve">##          Detection Rate : 0.7587          </w:t>
      </w:r>
      <w:r w:rsidRPr="00F605BB">
        <w:rPr>
          <w:sz w:val="20"/>
        </w:rPr>
        <w:br/>
      </w:r>
      <w:r w:rsidRPr="00F605BB">
        <w:rPr>
          <w:rStyle w:val="VerbatimChar"/>
          <w:sz w:val="20"/>
        </w:rPr>
        <w:t xml:space="preserve">##    Detection Prevalence : 0.7826          </w:t>
      </w:r>
      <w:r w:rsidRPr="00F605BB">
        <w:rPr>
          <w:sz w:val="20"/>
        </w:rPr>
        <w:br/>
      </w:r>
      <w:r w:rsidRPr="00F605BB">
        <w:rPr>
          <w:rStyle w:val="VerbatimChar"/>
          <w:sz w:val="20"/>
        </w:rPr>
        <w:t xml:space="preserve">##       Balanced Accuracy : 0.7607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3E150613" w14:textId="4FD47D31" w:rsidR="005C45FA" w:rsidRPr="005C45FA" w:rsidDel="003F2468" w:rsidRDefault="005C45FA" w:rsidP="00A13524">
      <w:pPr>
        <w:spacing w:after="0" w:line="240" w:lineRule="auto"/>
        <w:rPr>
          <w:del w:id="73" w:author="Roxanne Salinas" w:date="2019-12-05T17:00:00Z"/>
          <w:rFonts w:ascii="Times New Roman" w:hAnsi="Times New Roman" w:cs="Times New Roman"/>
          <w:noProof/>
          <w:sz w:val="24"/>
          <w:szCs w:val="24"/>
        </w:rPr>
      </w:pPr>
      <w:r w:rsidRPr="005C45FA">
        <w:rPr>
          <w:rFonts w:ascii="Times New Roman" w:hAnsi="Times New Roman" w:cs="Times New Roman"/>
          <w:noProof/>
          <w:sz w:val="24"/>
          <w:szCs w:val="24"/>
        </w:rPr>
        <w:t xml:space="preserve">As </w:t>
      </w:r>
      <w:del w:id="74" w:author="Roxanne Salinas" w:date="2019-12-05T16:54:00Z">
        <w:r w:rsidRPr="005C45FA" w:rsidDel="000924AF">
          <w:rPr>
            <w:rFonts w:ascii="Times New Roman" w:hAnsi="Times New Roman" w:cs="Times New Roman"/>
            <w:noProof/>
            <w:sz w:val="24"/>
            <w:szCs w:val="24"/>
          </w:rPr>
          <w:delText>we see</w:delText>
        </w:r>
      </w:del>
      <w:ins w:id="75" w:author="Roxanne Salinas" w:date="2019-12-05T16:54:00Z">
        <w:r w:rsidR="000924AF">
          <w:rPr>
            <w:rFonts w:ascii="Times New Roman" w:hAnsi="Times New Roman" w:cs="Times New Roman"/>
            <w:noProof/>
            <w:sz w:val="24"/>
            <w:szCs w:val="24"/>
          </w:rPr>
          <w:t>seen in table 2</w:t>
        </w:r>
      </w:ins>
      <w:r w:rsidRPr="005C45FA">
        <w:rPr>
          <w:rFonts w:ascii="Times New Roman" w:hAnsi="Times New Roman" w:cs="Times New Roman"/>
          <w:noProof/>
          <w:sz w:val="24"/>
          <w:szCs w:val="24"/>
        </w:rPr>
        <w:t xml:space="preserve">, </w:t>
      </w:r>
      <w:ins w:id="76" w:author="Roxanne Salinas" w:date="2019-12-05T16:55:00Z">
        <w:r w:rsidR="003F2468">
          <w:rPr>
            <w:rFonts w:ascii="Times New Roman" w:hAnsi="Times New Roman" w:cs="Times New Roman"/>
            <w:noProof/>
            <w:sz w:val="24"/>
            <w:szCs w:val="24"/>
          </w:rPr>
          <w:t>nearly a third</w:t>
        </w:r>
      </w:ins>
      <w:ins w:id="77" w:author="Roxanne Salinas" w:date="2019-12-05T16:56:00Z">
        <w:r w:rsidR="003F2468">
          <w:rPr>
            <w:rFonts w:ascii="Times New Roman" w:hAnsi="Times New Roman" w:cs="Times New Roman"/>
            <w:noProof/>
            <w:sz w:val="24"/>
            <w:szCs w:val="24"/>
          </w:rPr>
          <w:t xml:space="preserve"> of defaulters, </w:t>
        </w:r>
      </w:ins>
      <w:r w:rsidRPr="005C45FA">
        <w:rPr>
          <w:rFonts w:ascii="Times New Roman" w:hAnsi="Times New Roman" w:cs="Times New Roman"/>
          <w:noProof/>
          <w:sz w:val="24"/>
          <w:szCs w:val="24"/>
        </w:rPr>
        <w:t>216 of the total 711</w:t>
      </w:r>
      <w:ins w:id="78" w:author="Roxanne Salinas" w:date="2019-12-05T16:56:00Z">
        <w:r w:rsidR="003F2468">
          <w:rPr>
            <w:rFonts w:ascii="Times New Roman" w:hAnsi="Times New Roman" w:cs="Times New Roman"/>
            <w:noProof/>
            <w:sz w:val="24"/>
            <w:szCs w:val="24"/>
          </w:rPr>
          <w:t>,</w:t>
        </w:r>
      </w:ins>
      <w:del w:id="79" w:author="Roxanne Salinas" w:date="2019-12-05T16:56:00Z">
        <w:r w:rsidRPr="005C45FA" w:rsidDel="003F2468">
          <w:rPr>
            <w:rFonts w:ascii="Times New Roman" w:hAnsi="Times New Roman" w:cs="Times New Roman"/>
            <w:noProof/>
            <w:sz w:val="24"/>
            <w:szCs w:val="24"/>
          </w:rPr>
          <w:delText xml:space="preserve"> defaulters</w:delText>
        </w:r>
      </w:del>
      <w:r w:rsidRPr="005C45FA">
        <w:rPr>
          <w:rFonts w:ascii="Times New Roman" w:hAnsi="Times New Roman" w:cs="Times New Roman"/>
          <w:noProof/>
          <w:sz w:val="24"/>
          <w:szCs w:val="24"/>
        </w:rPr>
        <w:t xml:space="preserve"> are misclassified as nondefaulters. As such, this method of classification on the given dataset may not be </w:t>
      </w:r>
      <w:del w:id="80" w:author="Roxanne Salinas" w:date="2019-12-05T16:59:00Z">
        <w:r w:rsidRPr="005C45FA" w:rsidDel="003F2468">
          <w:rPr>
            <w:rFonts w:ascii="Times New Roman" w:hAnsi="Times New Roman" w:cs="Times New Roman"/>
            <w:noProof/>
            <w:sz w:val="24"/>
            <w:szCs w:val="24"/>
          </w:rPr>
          <w:delText xml:space="preserve">a perfect </w:delText>
        </w:r>
      </w:del>
      <w:ins w:id="81" w:author="Roxanne Salinas" w:date="2019-12-05T16:59:00Z">
        <w:r w:rsidR="003F2468">
          <w:rPr>
            <w:rFonts w:ascii="Times New Roman" w:hAnsi="Times New Roman" w:cs="Times New Roman"/>
            <w:noProof/>
            <w:sz w:val="24"/>
            <w:szCs w:val="24"/>
          </w:rPr>
          <w:t xml:space="preserve">the best </w:t>
        </w:r>
      </w:ins>
      <w:r w:rsidRPr="005C45FA">
        <w:rPr>
          <w:rFonts w:ascii="Times New Roman" w:hAnsi="Times New Roman" w:cs="Times New Roman"/>
          <w:noProof/>
          <w:sz w:val="24"/>
          <w:szCs w:val="24"/>
        </w:rPr>
        <w:t>method of classification.</w:t>
      </w:r>
      <w:ins w:id="82" w:author="Roxanne Salinas" w:date="2019-12-05T17:00:00Z">
        <w:r w:rsidR="003F2468">
          <w:rPr>
            <w:rFonts w:ascii="Times New Roman" w:hAnsi="Times New Roman" w:cs="Times New Roman"/>
            <w:noProof/>
            <w:sz w:val="24"/>
            <w:szCs w:val="24"/>
          </w:rPr>
          <w:t xml:space="preserve"> </w:t>
        </w:r>
      </w:ins>
      <w:r w:rsidRPr="005C45FA">
        <w:rPr>
          <w:rFonts w:ascii="Times New Roman" w:hAnsi="Times New Roman" w:cs="Times New Roman"/>
          <w:noProof/>
          <w:sz w:val="24"/>
          <w:szCs w:val="24"/>
        </w:rPr>
        <w:t xml:space="preserve"> </w:t>
      </w:r>
      <w:del w:id="83" w:author="Roxanne Salinas" w:date="2019-12-05T17:00:00Z">
        <w:r w:rsidDel="003F2468">
          <w:rPr>
            <w:rFonts w:ascii="Times New Roman" w:eastAsia="Times New Roman" w:hAnsi="Times New Roman" w:cs="Times New Roman"/>
            <w:sz w:val="24"/>
            <w:szCs w:val="24"/>
          </w:rPr>
          <w:delText>Besides</w:delText>
        </w:r>
      </w:del>
      <w:ins w:id="84" w:author="Roxanne Salinas" w:date="2019-12-05T17:00:00Z">
        <w:r w:rsidR="003F2468">
          <w:rPr>
            <w:rFonts w:ascii="Times New Roman" w:eastAsia="Times New Roman" w:hAnsi="Times New Roman" w:cs="Times New Roman"/>
            <w:sz w:val="24"/>
            <w:szCs w:val="24"/>
          </w:rPr>
          <w:t>Also</w:t>
        </w:r>
      </w:ins>
      <w:r>
        <w:rPr>
          <w:rFonts w:ascii="Times New Roman" w:eastAsia="Times New Roman" w:hAnsi="Times New Roman" w:cs="Times New Roman"/>
          <w:sz w:val="24"/>
          <w:szCs w:val="24"/>
        </w:rPr>
        <w:t xml:space="preserve">, the fitted </w:t>
      </w:r>
      <w:r w:rsidR="00FD2C38">
        <w:rPr>
          <w:rFonts w:ascii="Times New Roman" w:eastAsia="Times New Roman" w:hAnsi="Times New Roman" w:cs="Times New Roman"/>
          <w:sz w:val="24"/>
          <w:szCs w:val="24"/>
        </w:rPr>
        <w:t>logistic</w:t>
      </w:r>
      <w:r w:rsidRPr="005C45FA">
        <w:rPr>
          <w:rFonts w:ascii="Times New Roman" w:eastAsia="Times New Roman" w:hAnsi="Times New Roman" w:cs="Times New Roman"/>
          <w:sz w:val="24"/>
          <w:szCs w:val="24"/>
        </w:rPr>
        <w:t xml:space="preserve"> regression on the training dataset</w:t>
      </w:r>
      <w:r>
        <w:rPr>
          <w:rFonts w:ascii="Times New Roman" w:eastAsia="Times New Roman" w:hAnsi="Times New Roman" w:cs="Times New Roman"/>
          <w:sz w:val="24"/>
          <w:szCs w:val="24"/>
        </w:rPr>
        <w:t xml:space="preserve"> has numerous coefficients which are not statistically significant (p-value &gt;0.05)</w:t>
      </w:r>
      <w:ins w:id="85" w:author="Roxanne Salinas" w:date="2019-12-05T17:00:00Z">
        <w:r w:rsidR="003F2468">
          <w:rPr>
            <w:rFonts w:ascii="Times New Roman" w:eastAsia="Times New Roman" w:hAnsi="Times New Roman" w:cs="Times New Roman"/>
            <w:sz w:val="24"/>
            <w:szCs w:val="24"/>
          </w:rPr>
          <w:t xml:space="preserve"> as seen in table </w:t>
        </w:r>
      </w:ins>
      <w:ins w:id="86" w:author="Roxanne Salinas" w:date="2019-12-05T17:01:00Z">
        <w:r w:rsidR="003F2468">
          <w:rPr>
            <w:rFonts w:ascii="Times New Roman" w:eastAsia="Times New Roman" w:hAnsi="Times New Roman" w:cs="Times New Roman"/>
            <w:sz w:val="24"/>
            <w:szCs w:val="24"/>
          </w:rPr>
          <w:t>3</w:t>
        </w:r>
      </w:ins>
      <w:r>
        <w:rPr>
          <w:rFonts w:ascii="Times New Roman" w:eastAsia="Times New Roman" w:hAnsi="Times New Roman" w:cs="Times New Roman"/>
          <w:sz w:val="24"/>
          <w:szCs w:val="24"/>
        </w:rPr>
        <w:t xml:space="preserve">. </w:t>
      </w:r>
      <w:r w:rsidRPr="005C45FA">
        <w:rPr>
          <w:rFonts w:ascii="Times New Roman" w:eastAsia="Times New Roman" w:hAnsi="Times New Roman" w:cs="Times New Roman"/>
          <w:sz w:val="24"/>
          <w:szCs w:val="24"/>
        </w:rPr>
        <w:t>The</w:t>
      </w:r>
      <w:r>
        <w:rPr>
          <w:rFonts w:ascii="Times New Roman" w:eastAsia="Times New Roman" w:hAnsi="Times New Roman" w:cs="Times New Roman"/>
          <w:sz w:val="24"/>
          <w:szCs w:val="24"/>
        </w:rPr>
        <w:t>se</w:t>
      </w:r>
      <w:r w:rsidRPr="005C45FA">
        <w:rPr>
          <w:rFonts w:ascii="Times New Roman" w:eastAsia="Times New Roman" w:hAnsi="Times New Roman" w:cs="Times New Roman"/>
          <w:sz w:val="24"/>
          <w:szCs w:val="24"/>
        </w:rPr>
        <w:t xml:space="preserve"> exceptions are likely due to the multicollinearity</w:t>
      </w:r>
      <w:ins w:id="87" w:author="Roxanne Salinas" w:date="2019-12-05T17:01:00Z">
        <w:r w:rsidR="003F2468">
          <w:rPr>
            <w:rFonts w:ascii="Times New Roman" w:eastAsia="Times New Roman" w:hAnsi="Times New Roman" w:cs="Times New Roman"/>
            <w:sz w:val="24"/>
            <w:szCs w:val="24"/>
          </w:rPr>
          <w:t xml:space="preserve"> present in the </w:t>
        </w:r>
      </w:ins>
      <w:ins w:id="88" w:author="Roxanne Salinas" w:date="2019-12-05T17:02:00Z">
        <w:r w:rsidR="003F2468">
          <w:rPr>
            <w:rFonts w:ascii="Times New Roman" w:eastAsia="Times New Roman" w:hAnsi="Times New Roman" w:cs="Times New Roman"/>
            <w:sz w:val="24"/>
            <w:szCs w:val="24"/>
          </w:rPr>
          <w:t>billing amount variables.</w:t>
        </w:r>
      </w:ins>
      <w:del w:id="89" w:author="Roxanne Salinas" w:date="2019-12-05T17:01:00Z">
        <w:r w:rsidDel="003F2468">
          <w:rPr>
            <w:rFonts w:ascii="Times New Roman" w:eastAsia="Times New Roman" w:hAnsi="Times New Roman" w:cs="Times New Roman"/>
            <w:sz w:val="24"/>
            <w:szCs w:val="24"/>
          </w:rPr>
          <w:delText>.</w:delText>
        </w:r>
      </w:del>
    </w:p>
    <w:p w14:paraId="4796E610" w14:textId="77777777" w:rsidR="005C45FA" w:rsidRDefault="005C45FA" w:rsidP="00A13524">
      <w:pPr>
        <w:spacing w:after="0" w:line="240" w:lineRule="auto"/>
        <w:rPr>
          <w:noProof/>
        </w:rPr>
      </w:pPr>
    </w:p>
    <w:p w14:paraId="0304C184" w14:textId="77777777" w:rsidR="005C45FA" w:rsidRDefault="005C45FA" w:rsidP="00A13524">
      <w:pPr>
        <w:spacing w:after="0" w:line="240" w:lineRule="auto"/>
        <w:rPr>
          <w:noProof/>
        </w:rPr>
      </w:pPr>
    </w:p>
    <w:p w14:paraId="1F9CC6B1" w14:textId="41537D96" w:rsidR="00AE7A76" w:rsidRDefault="00AE7A76" w:rsidP="00AE7A76">
      <w:pPr>
        <w:pStyle w:val="Caption"/>
        <w:keepNext/>
      </w:pPr>
      <w:bookmarkStart w:id="90" w:name="_Toc26440279"/>
      <w:r>
        <w:t xml:space="preserve">Table </w:t>
      </w:r>
      <w:r w:rsidR="00514A04">
        <w:fldChar w:fldCharType="begin"/>
      </w:r>
      <w:r w:rsidR="00514A04">
        <w:instrText xml:space="preserve"> SEQ Table \* ARABIC </w:instrText>
      </w:r>
      <w:r w:rsidR="00514A04">
        <w:fldChar w:fldCharType="separate"/>
      </w:r>
      <w:r w:rsidR="00914851">
        <w:rPr>
          <w:noProof/>
        </w:rPr>
        <w:t>3</w:t>
      </w:r>
      <w:r w:rsidR="00514A04">
        <w:rPr>
          <w:noProof/>
        </w:rPr>
        <w:fldChar w:fldCharType="end"/>
      </w:r>
      <w:r>
        <w:t xml:space="preserve">: Coefficient estimates for </w:t>
      </w:r>
      <w:r w:rsidR="00FD2C38">
        <w:t>logistic</w:t>
      </w:r>
      <w:r>
        <w:t xml:space="preserve"> regression without regularization</w:t>
      </w:r>
      <w:bookmarkEnd w:id="90"/>
    </w:p>
    <w:p w14:paraId="6880A64A" w14:textId="4575E33F" w:rsidR="00F047B7" w:rsidRPr="00E75CCF" w:rsidRDefault="00F605BB" w:rsidP="00E75CCF">
      <w:pPr>
        <w:pStyle w:val="SourceCode"/>
        <w:rPr>
          <w:sz w:val="20"/>
        </w:rPr>
      </w:pPr>
      <w:r w:rsidRPr="00F605BB">
        <w:rPr>
          <w:rStyle w:val="VerbatimChar"/>
          <w:sz w:val="20"/>
        </w:rPr>
        <w:t>## Call:</w:t>
      </w:r>
      <w:r w:rsidRPr="00F605BB">
        <w:rPr>
          <w:sz w:val="20"/>
        </w:rPr>
        <w:br/>
      </w:r>
      <w:r w:rsidRPr="00F605BB">
        <w:rPr>
          <w:rStyle w:val="VerbatimChar"/>
          <w:sz w:val="20"/>
        </w:rPr>
        <w:t xml:space="preserve">## </w:t>
      </w:r>
      <w:proofErr w:type="spellStart"/>
      <w:r w:rsidRPr="00F605BB">
        <w:rPr>
          <w:rStyle w:val="VerbatimChar"/>
          <w:sz w:val="20"/>
        </w:rPr>
        <w:t>glm</w:t>
      </w:r>
      <w:proofErr w:type="spellEnd"/>
      <w:r w:rsidRPr="00F605BB">
        <w:rPr>
          <w:rStyle w:val="VerbatimChar"/>
          <w:sz w:val="20"/>
        </w:rPr>
        <w:t xml:space="preserve">(formula = default ~ ., family = binomial, data = </w:t>
      </w:r>
      <w:proofErr w:type="spellStart"/>
      <w:r w:rsidRPr="00F605BB">
        <w:rPr>
          <w:rStyle w:val="VerbatimChar"/>
          <w:sz w:val="20"/>
        </w:rPr>
        <w:t>d.train.data</w:t>
      </w:r>
      <w:proofErr w:type="spellEnd"/>
      <w:r w:rsidRPr="00F605BB">
        <w:rPr>
          <w:rStyle w:val="VerbatimChar"/>
          <w:sz w:val="20"/>
        </w:rPr>
        <w:t>)</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Deviance Residuals: </w:t>
      </w:r>
      <w:r w:rsidRPr="00F605BB">
        <w:rPr>
          <w:sz w:val="20"/>
        </w:rPr>
        <w:br/>
      </w:r>
      <w:r w:rsidRPr="00F605BB">
        <w:rPr>
          <w:rStyle w:val="VerbatimChar"/>
          <w:sz w:val="20"/>
        </w:rPr>
        <w:t xml:space="preserve">##     Min       1Q   Median       3Q      Max  </w:t>
      </w:r>
      <w:r w:rsidRPr="00F605BB">
        <w:rPr>
          <w:sz w:val="20"/>
        </w:rPr>
        <w:br/>
      </w:r>
      <w:r w:rsidRPr="00F605BB">
        <w:rPr>
          <w:rStyle w:val="VerbatimChar"/>
          <w:sz w:val="20"/>
        </w:rPr>
        <w:t xml:space="preserve">## -3.1800  -0.7051  -0.5403  -0.2625   4.0468  </w:t>
      </w:r>
      <w:r w:rsidRPr="00F605BB">
        <w:rPr>
          <w:sz w:val="20"/>
        </w:rPr>
        <w:br/>
      </w:r>
      <w:r w:rsidRPr="00F605BB">
        <w:rPr>
          <w:rStyle w:val="VerbatimChar"/>
          <w:sz w:val="20"/>
        </w:rPr>
        <w:t xml:space="preserve">## </w:t>
      </w:r>
      <w:r w:rsidRPr="00F605BB">
        <w:rPr>
          <w:sz w:val="20"/>
        </w:rPr>
        <w:br/>
      </w:r>
      <w:r w:rsidRPr="00F605BB">
        <w:rPr>
          <w:rStyle w:val="VerbatimChar"/>
          <w:sz w:val="20"/>
        </w:rPr>
        <w:t>## Coefficients:</w:t>
      </w:r>
      <w:r w:rsidRPr="00F605BB">
        <w:rPr>
          <w:sz w:val="20"/>
        </w:rPr>
        <w:br/>
      </w:r>
      <w:r w:rsidRPr="00F605BB">
        <w:rPr>
          <w:rStyle w:val="VerbatimChar"/>
          <w:sz w:val="20"/>
        </w:rPr>
        <w:t xml:space="preserve">##               Estimate Std. Error z value </w:t>
      </w:r>
      <w:proofErr w:type="spellStart"/>
      <w:r w:rsidRPr="00F605BB">
        <w:rPr>
          <w:rStyle w:val="VerbatimChar"/>
          <w:sz w:val="20"/>
        </w:rPr>
        <w:t>Pr</w:t>
      </w:r>
      <w:proofErr w:type="spellEnd"/>
      <w:r w:rsidRPr="00F605BB">
        <w:rPr>
          <w:rStyle w:val="VerbatimChar"/>
          <w:sz w:val="20"/>
        </w:rPr>
        <w:t xml:space="preserve">(&gt;|z|)    </w:t>
      </w:r>
      <w:r w:rsidRPr="00F605BB">
        <w:rPr>
          <w:sz w:val="20"/>
        </w:rPr>
        <w:br/>
      </w:r>
      <w:r w:rsidRPr="00F605BB">
        <w:rPr>
          <w:rStyle w:val="VerbatimChar"/>
          <w:sz w:val="20"/>
        </w:rPr>
        <w:t xml:space="preserve">## (Intercept) -1.385e+01  8.592e+01  -0.161 0.871890    </w:t>
      </w:r>
      <w:r w:rsidRPr="00F605BB">
        <w:rPr>
          <w:sz w:val="20"/>
        </w:rPr>
        <w:br/>
      </w:r>
      <w:r w:rsidRPr="00F605BB">
        <w:rPr>
          <w:rStyle w:val="VerbatimChar"/>
          <w:sz w:val="20"/>
        </w:rPr>
        <w:t>## LIMIT_BAL   -8.198e-07  1.910e-07  -4.293 1.76e-05 ***</w:t>
      </w:r>
      <w:r w:rsidRPr="00F605BB">
        <w:rPr>
          <w:sz w:val="20"/>
        </w:rPr>
        <w:br/>
      </w:r>
      <w:r w:rsidRPr="00F605BB">
        <w:rPr>
          <w:rStyle w:val="VerbatimChar"/>
          <w:sz w:val="20"/>
        </w:rPr>
        <w:t>## SEX2        -1.321e-01  3.678e-02  -3.593 0.000327 ***</w:t>
      </w:r>
      <w:r w:rsidRPr="00F605BB">
        <w:rPr>
          <w:sz w:val="20"/>
        </w:rPr>
        <w:br/>
      </w:r>
      <w:r w:rsidRPr="00F605BB">
        <w:rPr>
          <w:rStyle w:val="VerbatimChar"/>
          <w:sz w:val="20"/>
        </w:rPr>
        <w:t xml:space="preserve">## EDUCATION1   1.087e+01  8.591e+01   0.127 0.899272    </w:t>
      </w:r>
      <w:r w:rsidRPr="00F605BB">
        <w:rPr>
          <w:sz w:val="20"/>
        </w:rPr>
        <w:br/>
      </w:r>
      <w:r w:rsidRPr="00F605BB">
        <w:rPr>
          <w:rStyle w:val="VerbatimChar"/>
          <w:sz w:val="20"/>
        </w:rPr>
        <w:t xml:space="preserve">## EDUCATION2   1.079e+01  8.591e+01   0.126 0.900042    </w:t>
      </w:r>
      <w:r w:rsidRPr="00F605BB">
        <w:rPr>
          <w:sz w:val="20"/>
        </w:rPr>
        <w:br/>
      </w:r>
      <w:r w:rsidRPr="00F605BB">
        <w:rPr>
          <w:rStyle w:val="VerbatimChar"/>
          <w:sz w:val="20"/>
        </w:rPr>
        <w:t xml:space="preserve">## EDUCATION3   1.072e+01  8.591e+01   0.125 0.900710    </w:t>
      </w:r>
      <w:r w:rsidRPr="00F605BB">
        <w:rPr>
          <w:sz w:val="20"/>
        </w:rPr>
        <w:br/>
      </w:r>
      <w:r w:rsidRPr="00F605BB">
        <w:rPr>
          <w:rStyle w:val="VerbatimChar"/>
          <w:sz w:val="20"/>
        </w:rPr>
        <w:t xml:space="preserve">## EDUCATION4   9.778e+00  8.591e+01   0.114 0.909386    </w:t>
      </w:r>
      <w:r w:rsidRPr="00F605BB">
        <w:rPr>
          <w:sz w:val="20"/>
        </w:rPr>
        <w:br/>
      </w:r>
      <w:r w:rsidRPr="00F605BB">
        <w:rPr>
          <w:rStyle w:val="VerbatimChar"/>
          <w:sz w:val="20"/>
        </w:rPr>
        <w:t xml:space="preserve">## EDUCATION5   9.247e+00  8.591e+01   0.108 0.914286    </w:t>
      </w:r>
      <w:r w:rsidRPr="00F605BB">
        <w:rPr>
          <w:sz w:val="20"/>
        </w:rPr>
        <w:br/>
      </w:r>
      <w:r w:rsidRPr="00F605BB">
        <w:rPr>
          <w:rStyle w:val="VerbatimChar"/>
          <w:sz w:val="20"/>
        </w:rPr>
        <w:t xml:space="preserve">## EDUCATION6   1.058e+01  8.591e+01   0.123 0.902030    </w:t>
      </w:r>
      <w:r w:rsidRPr="00F605BB">
        <w:rPr>
          <w:sz w:val="20"/>
        </w:rPr>
        <w:br/>
      </w:r>
      <w:r w:rsidRPr="00F605BB">
        <w:rPr>
          <w:rStyle w:val="VerbatimChar"/>
          <w:sz w:val="20"/>
        </w:rPr>
        <w:t xml:space="preserve">## MARRIAGE1    1.993e+00  8.259e-01   2.413 0.015816 *  </w:t>
      </w:r>
      <w:r w:rsidRPr="00F605BB">
        <w:rPr>
          <w:sz w:val="20"/>
        </w:rPr>
        <w:br/>
      </w:r>
      <w:r w:rsidRPr="00F605BB">
        <w:rPr>
          <w:rStyle w:val="VerbatimChar"/>
          <w:sz w:val="20"/>
        </w:rPr>
        <w:t xml:space="preserve">## MARRIAGE2    1.815e+00  8.260e-01   2.198 0.027971 *  </w:t>
      </w:r>
      <w:r w:rsidRPr="00F605BB">
        <w:rPr>
          <w:sz w:val="20"/>
        </w:rPr>
        <w:br/>
      </w:r>
      <w:r w:rsidRPr="00F605BB">
        <w:rPr>
          <w:rStyle w:val="VerbatimChar"/>
          <w:sz w:val="20"/>
        </w:rPr>
        <w:t xml:space="preserve">## MARRIAGE3    2.025e+00  8.407e-01   2.408 0.016020 *  </w:t>
      </w:r>
      <w:r w:rsidRPr="00F605BB">
        <w:rPr>
          <w:sz w:val="20"/>
        </w:rPr>
        <w:br/>
      </w:r>
      <w:r w:rsidRPr="00F605BB">
        <w:rPr>
          <w:rStyle w:val="VerbatimChar"/>
          <w:sz w:val="20"/>
        </w:rPr>
        <w:t xml:space="preserve">## AGE          6.414e-03  2.237e-03   2.867 0.004144 ** </w:t>
      </w:r>
      <w:r w:rsidRPr="00F605BB">
        <w:rPr>
          <w:sz w:val="20"/>
        </w:rPr>
        <w:br/>
      </w:r>
      <w:r w:rsidRPr="00F605BB">
        <w:rPr>
          <w:rStyle w:val="VerbatimChar"/>
          <w:sz w:val="20"/>
        </w:rPr>
        <w:t>## PAY_0        5.884e-01  2.123e-02  27.714  &lt; 2e-16 ***</w:t>
      </w:r>
      <w:r w:rsidRPr="00F605BB">
        <w:rPr>
          <w:sz w:val="20"/>
        </w:rPr>
        <w:br/>
      </w:r>
      <w:r w:rsidRPr="00F605BB">
        <w:rPr>
          <w:rStyle w:val="VerbatimChar"/>
          <w:sz w:val="20"/>
        </w:rPr>
        <w:t>## PAY_2        8.716e-02  2.406e-02   3.623 0.000291 ***</w:t>
      </w:r>
      <w:r w:rsidRPr="00F605BB">
        <w:rPr>
          <w:sz w:val="20"/>
        </w:rPr>
        <w:br/>
      </w:r>
      <w:r w:rsidRPr="00F605BB">
        <w:rPr>
          <w:rStyle w:val="VerbatimChar"/>
          <w:sz w:val="20"/>
        </w:rPr>
        <w:t xml:space="preserve">## PAY_3        5.790e-02  2.713e-02   2.134 0.032815 *  </w:t>
      </w:r>
      <w:r w:rsidRPr="00F605BB">
        <w:rPr>
          <w:sz w:val="20"/>
        </w:rPr>
        <w:br/>
      </w:r>
      <w:r w:rsidRPr="00F605BB">
        <w:rPr>
          <w:rStyle w:val="VerbatimChar"/>
          <w:sz w:val="20"/>
        </w:rPr>
        <w:t xml:space="preserve">## PAY_4        4.577e-02  3.008e-02   1.522 0.128097    </w:t>
      </w:r>
      <w:r w:rsidRPr="00F605BB">
        <w:rPr>
          <w:sz w:val="20"/>
        </w:rPr>
        <w:br/>
      </w:r>
      <w:r w:rsidRPr="00F605BB">
        <w:rPr>
          <w:rStyle w:val="VerbatimChar"/>
          <w:sz w:val="20"/>
        </w:rPr>
        <w:t xml:space="preserve">## PAY_5        7.044e-03  3.243e-02   0.217 0.828019    </w:t>
      </w:r>
      <w:r w:rsidRPr="00F605BB">
        <w:rPr>
          <w:sz w:val="20"/>
        </w:rPr>
        <w:br/>
      </w:r>
      <w:r w:rsidRPr="00F605BB">
        <w:rPr>
          <w:rStyle w:val="VerbatimChar"/>
          <w:sz w:val="20"/>
        </w:rPr>
        <w:t xml:space="preserve">## PAY_6        1.550e-02  2.669e-02   0.581 0.561286    </w:t>
      </w:r>
      <w:r w:rsidRPr="00F605BB">
        <w:rPr>
          <w:sz w:val="20"/>
        </w:rPr>
        <w:br/>
      </w:r>
      <w:r w:rsidRPr="00F605BB">
        <w:rPr>
          <w:rStyle w:val="VerbatimChar"/>
          <w:sz w:val="20"/>
        </w:rPr>
        <w:t>## BILL_AMT1   -6.198e-06  1.354e-06  -4.578 4.70e-06 ***</w:t>
      </w:r>
      <w:r w:rsidRPr="00F605BB">
        <w:rPr>
          <w:sz w:val="20"/>
        </w:rPr>
        <w:br/>
      </w:r>
      <w:r w:rsidRPr="00F605BB">
        <w:rPr>
          <w:rStyle w:val="VerbatimChar"/>
          <w:sz w:val="20"/>
        </w:rPr>
        <w:t xml:space="preserve">## BILL_AMT2    2.555e-06  1.782e-06   1.434 0.151646    </w:t>
      </w:r>
      <w:r w:rsidRPr="00F605BB">
        <w:rPr>
          <w:sz w:val="20"/>
        </w:rPr>
        <w:br/>
      </w:r>
      <w:r w:rsidRPr="00F605BB">
        <w:rPr>
          <w:rStyle w:val="VerbatimChar"/>
          <w:sz w:val="20"/>
        </w:rPr>
        <w:t xml:space="preserve">## BILL_AMT3    2.423e-06  1.586e-06   1.528 0.126537    </w:t>
      </w:r>
      <w:r w:rsidRPr="00F605BB">
        <w:rPr>
          <w:sz w:val="20"/>
        </w:rPr>
        <w:br/>
      </w:r>
      <w:r w:rsidRPr="00F605BB">
        <w:rPr>
          <w:rStyle w:val="VerbatimChar"/>
          <w:sz w:val="20"/>
        </w:rPr>
        <w:t xml:space="preserve">## BILL_AMT4    2.606e-07  1.611e-06   0.162 0.871524    </w:t>
      </w:r>
      <w:r w:rsidRPr="00F605BB">
        <w:rPr>
          <w:sz w:val="20"/>
        </w:rPr>
        <w:br/>
      </w:r>
      <w:r w:rsidRPr="00F605BB">
        <w:rPr>
          <w:rStyle w:val="VerbatimChar"/>
          <w:sz w:val="20"/>
        </w:rPr>
        <w:t xml:space="preserve">## BILL_AMT5    7.108e-07  1.879e-06   0.378 0.705196    </w:t>
      </w:r>
      <w:r w:rsidRPr="00F605BB">
        <w:rPr>
          <w:sz w:val="20"/>
        </w:rPr>
        <w:br/>
      </w:r>
      <w:r w:rsidRPr="00F605BB">
        <w:rPr>
          <w:rStyle w:val="VerbatimChar"/>
          <w:sz w:val="20"/>
        </w:rPr>
        <w:t xml:space="preserve">## BILL_AMT6   -3.339e-07  1.472e-06  -0.227 0.820499    </w:t>
      </w:r>
      <w:r w:rsidRPr="00F605BB">
        <w:rPr>
          <w:sz w:val="20"/>
        </w:rPr>
        <w:br/>
      </w:r>
      <w:r w:rsidRPr="00F605BB">
        <w:rPr>
          <w:rStyle w:val="VerbatimChar"/>
          <w:sz w:val="20"/>
        </w:rPr>
        <w:t>## PAY_AMT1    -1.479e-05  2.870e-06  -5.154 2.54e-07 ***</w:t>
      </w:r>
      <w:r w:rsidRPr="00F605BB">
        <w:rPr>
          <w:sz w:val="20"/>
        </w:rPr>
        <w:br/>
      </w:r>
      <w:r w:rsidRPr="00F605BB">
        <w:rPr>
          <w:rStyle w:val="VerbatimChar"/>
          <w:sz w:val="20"/>
        </w:rPr>
        <w:t>## PAY_AMT2    -1.139e-05  2.625e-06  -4.338 1.44e-05 ***</w:t>
      </w:r>
      <w:r w:rsidRPr="00F605BB">
        <w:rPr>
          <w:sz w:val="20"/>
        </w:rPr>
        <w:br/>
      </w:r>
      <w:r w:rsidRPr="00F605BB">
        <w:rPr>
          <w:rStyle w:val="VerbatimChar"/>
          <w:sz w:val="20"/>
        </w:rPr>
        <w:t xml:space="preserve">## PAY_AMT3    -8.838e-07  1.971e-06  -0.449 0.653790    </w:t>
      </w:r>
      <w:r w:rsidRPr="00F605BB">
        <w:rPr>
          <w:sz w:val="20"/>
        </w:rPr>
        <w:br/>
      </w:r>
      <w:r w:rsidRPr="00F605BB">
        <w:rPr>
          <w:rStyle w:val="VerbatimChar"/>
          <w:sz w:val="20"/>
        </w:rPr>
        <w:t xml:space="preserve">## PAY_AMT4    -5.500e-06  2.314e-06  -2.376 0.017480 *  </w:t>
      </w:r>
      <w:r w:rsidRPr="00F605BB">
        <w:rPr>
          <w:sz w:val="20"/>
        </w:rPr>
        <w:br/>
      </w:r>
      <w:r w:rsidRPr="00F605BB">
        <w:rPr>
          <w:rStyle w:val="VerbatimChar"/>
          <w:sz w:val="20"/>
        </w:rPr>
        <w:t xml:space="preserve">## PAY_AMT5    -4.315e-06  2.224e-06  -1.940 0.052334 .  </w:t>
      </w:r>
      <w:r w:rsidRPr="00F605BB">
        <w:rPr>
          <w:sz w:val="20"/>
        </w:rPr>
        <w:br/>
      </w:r>
      <w:r w:rsidRPr="00F605BB">
        <w:rPr>
          <w:rStyle w:val="VerbatimChar"/>
          <w:sz w:val="20"/>
        </w:rPr>
        <w:t>## PAY_AMT6    -3.929e-</w:t>
      </w:r>
      <w:proofErr w:type="gramStart"/>
      <w:r w:rsidRPr="00F605BB">
        <w:rPr>
          <w:rStyle w:val="VerbatimChar"/>
          <w:sz w:val="20"/>
        </w:rPr>
        <w:t>06  1.669e</w:t>
      </w:r>
      <w:proofErr w:type="gramEnd"/>
      <w:r w:rsidRPr="00F605BB">
        <w:rPr>
          <w:rStyle w:val="VerbatimChar"/>
          <w:sz w:val="20"/>
        </w:rPr>
        <w:t xml:space="preserve">-06  -2.354 0.018595 *  </w:t>
      </w:r>
      <w:r w:rsidRPr="00F605BB">
        <w:rPr>
          <w:sz w:val="20"/>
        </w:rPr>
        <w:br/>
      </w:r>
      <w:r w:rsidRPr="00F605BB">
        <w:rPr>
          <w:rStyle w:val="VerbatimChar"/>
          <w:sz w:val="20"/>
        </w:rPr>
        <w:t>## ---</w:t>
      </w:r>
      <w:r w:rsidRPr="00F605BB">
        <w:rPr>
          <w:sz w:val="20"/>
        </w:rPr>
        <w:br/>
      </w:r>
      <w:r w:rsidRPr="00F605BB">
        <w:rPr>
          <w:rStyle w:val="VerbatimChar"/>
          <w:sz w:val="20"/>
        </w:rPr>
        <w:t xml:space="preserve">## </w:t>
      </w:r>
      <w:proofErr w:type="spellStart"/>
      <w:r w:rsidRPr="00F605BB">
        <w:rPr>
          <w:rStyle w:val="VerbatimChar"/>
          <w:sz w:val="20"/>
        </w:rPr>
        <w:t>Signif</w:t>
      </w:r>
      <w:proofErr w:type="spellEnd"/>
      <w:r w:rsidRPr="00F605BB">
        <w:rPr>
          <w:rStyle w:val="VerbatimChar"/>
          <w:sz w:val="20"/>
        </w:rPr>
        <w:t xml:space="preserve">. </w:t>
      </w:r>
      <w:proofErr w:type="gramStart"/>
      <w:r w:rsidRPr="00F605BB">
        <w:rPr>
          <w:rStyle w:val="VerbatimChar"/>
          <w:sz w:val="20"/>
        </w:rPr>
        <w:t>codes</w:t>
      </w:r>
      <w:proofErr w:type="gramEnd"/>
      <w:r w:rsidRPr="00F605BB">
        <w:rPr>
          <w:rStyle w:val="VerbatimChar"/>
          <w:sz w:val="20"/>
        </w:rPr>
        <w:t>:  0 '***' 0.001 '**' 0.01 '*' 0.05 '.' 0.1 ' ' 1</w:t>
      </w:r>
      <w:r w:rsidRPr="00F605BB">
        <w:rPr>
          <w:sz w:val="20"/>
        </w:rPr>
        <w:br/>
      </w:r>
      <w:r w:rsidRPr="00F605BB">
        <w:rPr>
          <w:rStyle w:val="VerbatimChar"/>
          <w:sz w:val="20"/>
        </w:rPr>
        <w:t xml:space="preserve">## </w:t>
      </w:r>
      <w:r w:rsidRPr="00F605BB">
        <w:rPr>
          <w:sz w:val="20"/>
        </w:rPr>
        <w:br/>
      </w:r>
      <w:r w:rsidRPr="00F605BB">
        <w:rPr>
          <w:rStyle w:val="VerbatimChar"/>
          <w:sz w:val="20"/>
        </w:rPr>
        <w:t>## (Dispersion parameter for binomial family taken to be 1</w:t>
      </w:r>
      <w:proofErr w:type="gramStart"/>
      <w:r w:rsidRPr="00F605BB">
        <w:rPr>
          <w:rStyle w:val="VerbatimChar"/>
          <w:sz w:val="20"/>
        </w:rPr>
        <w:t>)</w:t>
      </w:r>
      <w:proofErr w:type="gramEnd"/>
      <w:r w:rsidRPr="00F605BB">
        <w:rPr>
          <w:sz w:val="20"/>
        </w:rPr>
        <w:br/>
      </w:r>
      <w:r w:rsidRPr="00F605BB">
        <w:rPr>
          <w:rStyle w:val="VerbatimChar"/>
          <w:sz w:val="20"/>
        </w:rPr>
        <w:t xml:space="preserve">## </w:t>
      </w:r>
      <w:r w:rsidRPr="00F605BB">
        <w:rPr>
          <w:sz w:val="20"/>
        </w:rPr>
        <w:br/>
      </w:r>
      <w:r w:rsidRPr="00F605BB">
        <w:rPr>
          <w:rStyle w:val="VerbatimChar"/>
          <w:sz w:val="20"/>
        </w:rPr>
        <w:t>##     Null deviance: 22279  on 20999  degrees of freedom</w:t>
      </w:r>
      <w:r w:rsidRPr="00F605BB">
        <w:rPr>
          <w:sz w:val="20"/>
        </w:rPr>
        <w:br/>
      </w:r>
      <w:r w:rsidRPr="00F605BB">
        <w:rPr>
          <w:rStyle w:val="VerbatimChar"/>
          <w:sz w:val="20"/>
        </w:rPr>
        <w:t>## Residual deviance: 19419  on 20969  degrees of freedom</w:t>
      </w:r>
      <w:r w:rsidRPr="00F605BB">
        <w:rPr>
          <w:sz w:val="20"/>
        </w:rPr>
        <w:br/>
      </w:r>
      <w:r w:rsidRPr="00F605BB">
        <w:rPr>
          <w:rStyle w:val="VerbatimChar"/>
          <w:sz w:val="20"/>
        </w:rPr>
        <w:t>## AIC: 19481</w:t>
      </w:r>
      <w:r w:rsidRPr="00F605BB">
        <w:rPr>
          <w:sz w:val="20"/>
        </w:rPr>
        <w:br/>
      </w:r>
      <w:r w:rsidRPr="00F605BB">
        <w:rPr>
          <w:rStyle w:val="VerbatimChar"/>
          <w:sz w:val="20"/>
        </w:rPr>
        <w:t xml:space="preserve">## </w:t>
      </w:r>
      <w:r w:rsidRPr="00F605BB">
        <w:rPr>
          <w:sz w:val="20"/>
        </w:rPr>
        <w:br/>
      </w:r>
      <w:r w:rsidRPr="00F605BB">
        <w:rPr>
          <w:rStyle w:val="VerbatimChar"/>
          <w:sz w:val="20"/>
        </w:rPr>
        <w:t>## Number of Fisher Scoring iterations: 11</w:t>
      </w:r>
    </w:p>
    <w:p w14:paraId="2A784DB6" w14:textId="77777777" w:rsidR="005B53E0" w:rsidRDefault="005B53E0" w:rsidP="00A13524">
      <w:pPr>
        <w:spacing w:after="0" w:line="240" w:lineRule="auto"/>
        <w:rPr>
          <w:rFonts w:ascii="Times New Roman" w:eastAsia="Times New Roman" w:hAnsi="Times New Roman" w:cs="Times New Roman"/>
          <w:sz w:val="24"/>
          <w:szCs w:val="24"/>
        </w:rPr>
      </w:pPr>
    </w:p>
    <w:p w14:paraId="644A0E04" w14:textId="096F04B9" w:rsidR="005B53E0" w:rsidRDefault="005B53E0" w:rsidP="00A135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ROC plot for the fitted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t>
      </w:r>
      <w:del w:id="91" w:author="Roxanne Salinas" w:date="2019-12-05T17:04:00Z">
        <w:r w:rsidDel="003F2468">
          <w:rPr>
            <w:rFonts w:ascii="Times New Roman" w:eastAsia="Times New Roman" w:hAnsi="Times New Roman" w:cs="Times New Roman"/>
            <w:sz w:val="24"/>
            <w:szCs w:val="24"/>
          </w:rPr>
          <w:delText>above is:</w:delText>
        </w:r>
      </w:del>
      <w:ins w:id="92" w:author="Roxanne Salinas" w:date="2019-12-05T17:04:00Z">
        <w:r w:rsidR="003F2468">
          <w:rPr>
            <w:rFonts w:ascii="Times New Roman" w:eastAsia="Times New Roman" w:hAnsi="Times New Roman" w:cs="Times New Roman"/>
            <w:sz w:val="24"/>
            <w:szCs w:val="24"/>
          </w:rPr>
          <w:t>is shown below in figure 3.  The area under the curve is 0.7127.</w:t>
        </w:r>
      </w:ins>
    </w:p>
    <w:p w14:paraId="2280AFBC" w14:textId="49E29CC6" w:rsidR="00AE7A76" w:rsidRDefault="00190A6E" w:rsidP="00AE7A76">
      <w:pPr>
        <w:keepNext/>
        <w:spacing w:after="0" w:line="240" w:lineRule="auto"/>
      </w:pPr>
      <w:r>
        <w:rPr>
          <w:noProof/>
        </w:rPr>
        <w:drawing>
          <wp:inline distT="0" distB="0" distL="0" distR="0" wp14:anchorId="15A52B8D" wp14:editId="3103072D">
            <wp:extent cx="5886450" cy="3696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61"/>
                    <a:stretch/>
                  </pic:blipFill>
                  <pic:spPr bwMode="auto">
                    <a:xfrm>
                      <a:off x="0" y="0"/>
                      <a:ext cx="5886450" cy="3696335"/>
                    </a:xfrm>
                    <a:prstGeom prst="rect">
                      <a:avLst/>
                    </a:prstGeom>
                    <a:ln>
                      <a:noFill/>
                    </a:ln>
                    <a:extLst>
                      <a:ext uri="{53640926-AAD7-44D8-BBD7-CCE9431645EC}">
                        <a14:shadowObscured xmlns:a14="http://schemas.microsoft.com/office/drawing/2010/main"/>
                      </a:ext>
                    </a:extLst>
                  </pic:spPr>
                </pic:pic>
              </a:graphicData>
            </a:graphic>
          </wp:inline>
        </w:drawing>
      </w:r>
    </w:p>
    <w:p w14:paraId="08089390" w14:textId="0333524F" w:rsidR="005B53E0" w:rsidRDefault="00AE7A76" w:rsidP="00AE7A76">
      <w:pPr>
        <w:pStyle w:val="Caption"/>
        <w:rPr>
          <w:rFonts w:ascii="Times New Roman" w:eastAsia="Times New Roman" w:hAnsi="Times New Roman" w:cs="Times New Roman"/>
          <w:sz w:val="24"/>
          <w:szCs w:val="24"/>
        </w:rPr>
      </w:pPr>
      <w:bookmarkStart w:id="93" w:name="_Toc26440319"/>
      <w:r>
        <w:t xml:space="preserve">Figure </w:t>
      </w:r>
      <w:r w:rsidR="00514A04">
        <w:fldChar w:fldCharType="begin"/>
      </w:r>
      <w:r w:rsidR="00514A04">
        <w:instrText xml:space="preserve"> SEQ Figure \* ARABIC </w:instrText>
      </w:r>
      <w:r w:rsidR="00514A04">
        <w:fldChar w:fldCharType="separate"/>
      </w:r>
      <w:r w:rsidR="005A3965">
        <w:rPr>
          <w:noProof/>
        </w:rPr>
        <w:t>3</w:t>
      </w:r>
      <w:r w:rsidR="00514A04">
        <w:rPr>
          <w:noProof/>
        </w:rPr>
        <w:fldChar w:fldCharType="end"/>
      </w:r>
      <w:r>
        <w:t>: ROC plot for logistic regression without regularization</w:t>
      </w:r>
      <w:bookmarkEnd w:id="93"/>
    </w:p>
    <w:p w14:paraId="4C11A233" w14:textId="4E9E59C0" w:rsidR="00A13524" w:rsidRDefault="004A134D" w:rsidP="00DD7083">
      <w:pPr>
        <w:pStyle w:val="Heading2"/>
        <w:rPr>
          <w:rFonts w:eastAsia="Times New Roman"/>
        </w:rPr>
      </w:pPr>
      <w:r w:rsidRPr="00F047B7">
        <w:rPr>
          <w:rFonts w:eastAsia="Times New Roman"/>
          <w:color w:val="auto"/>
        </w:rPr>
        <w:br/>
      </w:r>
      <w:bookmarkStart w:id="94" w:name="_Toc26440345"/>
      <w:r w:rsidR="00514A04">
        <w:rPr>
          <w:rFonts w:eastAsia="Times New Roman"/>
        </w:rPr>
        <w:t>3.2 Logistic</w:t>
      </w:r>
      <w:r w:rsidR="00DD7083">
        <w:rPr>
          <w:rFonts w:eastAsia="Times New Roman"/>
        </w:rPr>
        <w:t xml:space="preserve"> Regression with Regularization</w:t>
      </w:r>
      <w:bookmarkEnd w:id="94"/>
    </w:p>
    <w:p w14:paraId="5B8862C8" w14:textId="77777777" w:rsidR="005C45FA" w:rsidRPr="00F047B7" w:rsidRDefault="005C45FA" w:rsidP="00A13524">
      <w:pPr>
        <w:spacing w:after="0" w:line="240" w:lineRule="auto"/>
        <w:rPr>
          <w:rFonts w:ascii="Times New Roman" w:eastAsia="Times New Roman" w:hAnsi="Times New Roman" w:cs="Times New Roman"/>
          <w:sz w:val="24"/>
          <w:szCs w:val="24"/>
        </w:rPr>
      </w:pPr>
    </w:p>
    <w:p w14:paraId="1A426DD9" w14:textId="534A07C1" w:rsidR="005F518A" w:rsidRDefault="005F518A" w:rsidP="00A135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assessing that fitting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on dataset without regularization is not a good </w:t>
      </w:r>
      <w:r w:rsidR="005B53E0">
        <w:rPr>
          <w:rFonts w:ascii="Times New Roman" w:eastAsia="Times New Roman" w:hAnsi="Times New Roman" w:cs="Times New Roman"/>
          <w:sz w:val="24"/>
          <w:szCs w:val="24"/>
        </w:rPr>
        <w:t xml:space="preserve">fit, </w:t>
      </w:r>
      <w:r w:rsidR="005B53E0" w:rsidRPr="00F047B7">
        <w:rPr>
          <w:rFonts w:ascii="Times New Roman" w:eastAsia="Times New Roman" w:hAnsi="Times New Roman" w:cs="Times New Roman"/>
          <w:sz w:val="24"/>
          <w:szCs w:val="24"/>
        </w:rPr>
        <w:t>we</w:t>
      </w:r>
      <w:r w:rsidR="004A134D" w:rsidRPr="00F047B7">
        <w:rPr>
          <w:rFonts w:ascii="Times New Roman" w:eastAsia="Times New Roman" w:hAnsi="Times New Roman" w:cs="Times New Roman"/>
          <w:sz w:val="24"/>
          <w:szCs w:val="24"/>
        </w:rPr>
        <w:t xml:space="preserve"> turned to three regularization methods: Ridge, LASSO, and Elastic Net. </w:t>
      </w:r>
    </w:p>
    <w:p w14:paraId="017CD37C" w14:textId="77777777" w:rsidR="005F518A" w:rsidRDefault="005F518A" w:rsidP="00A13524">
      <w:pPr>
        <w:spacing w:after="0" w:line="240" w:lineRule="auto"/>
        <w:rPr>
          <w:rFonts w:ascii="Times New Roman" w:eastAsia="Times New Roman" w:hAnsi="Times New Roman" w:cs="Times New Roman"/>
          <w:sz w:val="24"/>
          <w:szCs w:val="24"/>
        </w:rPr>
      </w:pPr>
    </w:p>
    <w:p w14:paraId="2CC9F19F" w14:textId="3E4575BB" w:rsidR="005B53E0" w:rsidRDefault="00514A04" w:rsidP="005B53E0">
      <w:pPr>
        <w:pStyle w:val="Heading3"/>
        <w:rPr>
          <w:rFonts w:eastAsia="Times New Roman"/>
        </w:rPr>
      </w:pPr>
      <w:bookmarkStart w:id="95" w:name="_Toc26440346"/>
      <w:r>
        <w:rPr>
          <w:rFonts w:eastAsia="Times New Roman"/>
        </w:rPr>
        <w:t>3.2.1 Ridge Logistic</w:t>
      </w:r>
      <w:r w:rsidR="005B53E0">
        <w:rPr>
          <w:rFonts w:eastAsia="Times New Roman"/>
        </w:rPr>
        <w:t xml:space="preserve"> Regression</w:t>
      </w:r>
      <w:bookmarkEnd w:id="95"/>
    </w:p>
    <w:p w14:paraId="5A4735BB" w14:textId="4C86F15C" w:rsidR="005B53E0" w:rsidRDefault="005B53E0" w:rsidP="005B53E0">
      <w:pPr>
        <w:rPr>
          <w:rFonts w:ascii="Times New Roman" w:hAnsi="Times New Roman" w:cs="Times New Roman"/>
          <w:sz w:val="24"/>
          <w:szCs w:val="24"/>
        </w:rPr>
      </w:pPr>
      <w:r>
        <w:rPr>
          <w:rFonts w:ascii="Times New Roman" w:hAnsi="Times New Roman" w:cs="Times New Roman"/>
          <w:sz w:val="24"/>
          <w:szCs w:val="24"/>
        </w:rPr>
        <w:t xml:space="preserve">For this method, we chose the tuning parameters </w:t>
      </w:r>
      <m:oMath>
        <m:d>
          <m:dPr>
            <m:ctrlPr>
              <w:rPr>
                <w:rFonts w:ascii="Cambria Math" w:hAnsi="Cambria Math" w:cs="Times New Roman"/>
                <w:i/>
                <w:sz w:val="24"/>
                <w:szCs w:val="24"/>
              </w:rPr>
            </m:ctrlPr>
          </m:dPr>
          <m:e>
            <m:r>
              <w:rPr>
                <w:rFonts w:ascii="Cambria Math" w:hAnsi="Cambria Math" w:cs="Times New Roman"/>
                <w:sz w:val="24"/>
                <w:szCs w:val="24"/>
              </w:rPr>
              <m:t>λ</m:t>
            </m:r>
          </m:e>
        </m:d>
      </m:oMath>
      <w:r>
        <w:rPr>
          <w:rFonts w:ascii="Times New Roman" w:hAnsi="Times New Roman" w:cs="Times New Roman"/>
          <w:sz w:val="24"/>
          <w:szCs w:val="24"/>
        </w:rPr>
        <w:t xml:space="preserve"> using cross validation method on the entire dataset. Two tuning paraments are sel</w:t>
      </w:r>
      <w:r w:rsidR="00514A04">
        <w:rPr>
          <w:rFonts w:ascii="Times New Roman" w:hAnsi="Times New Roman" w:cs="Times New Roman"/>
          <w:sz w:val="24"/>
          <w:szCs w:val="24"/>
        </w:rPr>
        <w:t>ected to fit the Ridge Logistic</w:t>
      </w:r>
      <w:r>
        <w:rPr>
          <w:rFonts w:ascii="Times New Roman" w:hAnsi="Times New Roman" w:cs="Times New Roman"/>
          <w:sz w:val="24"/>
          <w:szCs w:val="24"/>
        </w:rPr>
        <w:t xml:space="preserve"> regression (minimum lambda and 1 SE lambda). The following plot shows the one-standard error lambdas and minimum lambda. </w:t>
      </w:r>
    </w:p>
    <w:p w14:paraId="067DE3A6" w14:textId="09CCCB16" w:rsidR="00AE7A76" w:rsidRDefault="00554528" w:rsidP="00AE7A76">
      <w:pPr>
        <w:keepNext/>
      </w:pPr>
      <w:r>
        <w:rPr>
          <w:noProof/>
        </w:rPr>
        <w:drawing>
          <wp:inline distT="0" distB="0" distL="0" distR="0" wp14:anchorId="1097BC73" wp14:editId="47D702E0">
            <wp:extent cx="5610225" cy="30530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804"/>
                    <a:stretch/>
                  </pic:blipFill>
                  <pic:spPr bwMode="auto">
                    <a:xfrm>
                      <a:off x="0" y="0"/>
                      <a:ext cx="5632736" cy="3065256"/>
                    </a:xfrm>
                    <a:prstGeom prst="rect">
                      <a:avLst/>
                    </a:prstGeom>
                    <a:ln>
                      <a:noFill/>
                    </a:ln>
                    <a:extLst>
                      <a:ext uri="{53640926-AAD7-44D8-BBD7-CCE9431645EC}">
                        <a14:shadowObscured xmlns:a14="http://schemas.microsoft.com/office/drawing/2010/main"/>
                      </a:ext>
                    </a:extLst>
                  </pic:spPr>
                </pic:pic>
              </a:graphicData>
            </a:graphic>
          </wp:inline>
        </w:drawing>
      </w:r>
    </w:p>
    <w:p w14:paraId="705E7665" w14:textId="2E5EF6F8" w:rsidR="004C52A0" w:rsidRPr="004C52A0" w:rsidRDefault="00AE7A76" w:rsidP="00E75CCF">
      <w:pPr>
        <w:pStyle w:val="Caption"/>
      </w:pPr>
      <w:bookmarkStart w:id="96" w:name="_Toc26440320"/>
      <w:r>
        <w:t xml:space="preserve">Figure </w:t>
      </w:r>
      <w:r w:rsidR="00514A04">
        <w:fldChar w:fldCharType="begin"/>
      </w:r>
      <w:r w:rsidR="00514A04">
        <w:instrText xml:space="preserve"> SEQ Figure \* ARABIC </w:instrText>
      </w:r>
      <w:r w:rsidR="00514A04">
        <w:fldChar w:fldCharType="separate"/>
      </w:r>
      <w:r w:rsidR="005A3965">
        <w:rPr>
          <w:noProof/>
        </w:rPr>
        <w:t>4</w:t>
      </w:r>
      <w:r w:rsidR="00514A04">
        <w:rPr>
          <w:noProof/>
        </w:rPr>
        <w:fldChar w:fldCharType="end"/>
      </w:r>
      <w:r>
        <w:t xml:space="preserve">: Misclassification error plot for various </w:t>
      </w:r>
      <w:r w:rsidR="00F714BD">
        <w:t>lambda-Ridge</w:t>
      </w:r>
      <w:bookmarkEnd w:id="96"/>
    </w:p>
    <w:p w14:paraId="0AC39B16" w14:textId="77777777" w:rsidR="005B53E0" w:rsidRDefault="00FD0F70" w:rsidP="00FD0F70">
      <w:pPr>
        <w:pStyle w:val="Heading4"/>
      </w:pPr>
      <w:r>
        <w:t>3.2.1.1 Ridge Regression with Minimum Lambda</w:t>
      </w:r>
    </w:p>
    <w:p w14:paraId="21AD6128" w14:textId="7267E37E" w:rsidR="00AE7A76" w:rsidRPr="00F605BB" w:rsidRDefault="00FD0F70" w:rsidP="00F605BB">
      <w:pPr>
        <w:rPr>
          <w:rFonts w:ascii="Times New Roman" w:hAnsi="Times New Roman" w:cs="Times New Roman"/>
          <w:sz w:val="24"/>
          <w:szCs w:val="24"/>
        </w:rPr>
      </w:pPr>
      <w:r>
        <w:rPr>
          <w:rFonts w:ascii="Times New Roman" w:hAnsi="Times New Roman" w:cs="Times New Roman"/>
          <w:sz w:val="24"/>
          <w:szCs w:val="24"/>
        </w:rPr>
        <w:t xml:space="preserve">The ridge </w:t>
      </w:r>
      <w:r w:rsidR="00FD2C38">
        <w:rPr>
          <w:rFonts w:ascii="Times New Roman" w:hAnsi="Times New Roman" w:cs="Times New Roman"/>
          <w:sz w:val="24"/>
          <w:szCs w:val="24"/>
        </w:rPr>
        <w:t>logistic</w:t>
      </w:r>
      <w:r w:rsidR="0043622C">
        <w:rPr>
          <w:rFonts w:ascii="Times New Roman" w:hAnsi="Times New Roman" w:cs="Times New Roman"/>
          <w:sz w:val="24"/>
          <w:szCs w:val="24"/>
        </w:rPr>
        <w:t xml:space="preserve"> </w:t>
      </w:r>
      <w:r>
        <w:rPr>
          <w:rFonts w:ascii="Times New Roman" w:hAnsi="Times New Roman" w:cs="Times New Roman"/>
          <w:sz w:val="24"/>
          <w:szCs w:val="24"/>
        </w:rPr>
        <w:t>regression coefficient est</w:t>
      </w:r>
      <w:r w:rsidR="00F605BB">
        <w:rPr>
          <w:rFonts w:ascii="Times New Roman" w:hAnsi="Times New Roman" w:cs="Times New Roman"/>
          <w:sz w:val="24"/>
          <w:szCs w:val="24"/>
        </w:rPr>
        <w:t>imates with minimum lambda are:</w:t>
      </w:r>
    </w:p>
    <w:p w14:paraId="5CC0C0DF" w14:textId="13DC8600" w:rsidR="00AE7A76" w:rsidRDefault="00AE7A76" w:rsidP="00AE7A76">
      <w:pPr>
        <w:pStyle w:val="Caption"/>
        <w:keepNext/>
      </w:pPr>
      <w:bookmarkStart w:id="97" w:name="_Toc26440280"/>
      <w:r>
        <w:t xml:space="preserve">Table </w:t>
      </w:r>
      <w:r w:rsidR="00514A04">
        <w:fldChar w:fldCharType="begin"/>
      </w:r>
      <w:r w:rsidR="00514A04">
        <w:instrText xml:space="preserve"> SEQ Table \* ARABIC </w:instrText>
      </w:r>
      <w:r w:rsidR="00514A04">
        <w:fldChar w:fldCharType="separate"/>
      </w:r>
      <w:r w:rsidR="00914851">
        <w:rPr>
          <w:noProof/>
        </w:rPr>
        <w:t>4</w:t>
      </w:r>
      <w:r w:rsidR="00514A04">
        <w:rPr>
          <w:noProof/>
        </w:rPr>
        <w:fldChar w:fldCharType="end"/>
      </w:r>
      <w:r>
        <w:t>: Coefficient estimates for</w:t>
      </w:r>
      <w:r w:rsidR="004F2FE3">
        <w:t xml:space="preserve"> </w:t>
      </w:r>
      <w:r w:rsidR="00F714BD">
        <w:t xml:space="preserve">ridge </w:t>
      </w:r>
      <w:r w:rsidR="00FD2C38">
        <w:t>logistic</w:t>
      </w:r>
      <w:r>
        <w:t xml:space="preserve"> regression </w:t>
      </w:r>
      <w:r w:rsidR="00236806">
        <w:t>with minimum lambda</w:t>
      </w:r>
      <w:bookmarkEnd w:id="97"/>
    </w:p>
    <w:p w14:paraId="4F83C6C0" w14:textId="77777777" w:rsidR="00F605BB" w:rsidRPr="00F605BB" w:rsidRDefault="00F605BB" w:rsidP="00F605BB">
      <w:pPr>
        <w:pStyle w:val="SourceCode"/>
        <w:rPr>
          <w:sz w:val="20"/>
        </w:rPr>
      </w:pPr>
      <w:r w:rsidRPr="00F605BB">
        <w:rPr>
          <w:rStyle w:val="VerbatimChar"/>
          <w:sz w:val="20"/>
        </w:rPr>
        <w:t>## 31 x 1 sparse Matrix of class "</w:t>
      </w:r>
      <w:proofErr w:type="spellStart"/>
      <w:r w:rsidRPr="00F605BB">
        <w:rPr>
          <w:rStyle w:val="VerbatimChar"/>
          <w:sz w:val="20"/>
        </w:rPr>
        <w:t>dgCMatrix</w:t>
      </w:r>
      <w:proofErr w:type="spellEnd"/>
      <w:r w:rsidRPr="00F605BB">
        <w:rPr>
          <w:rStyle w:val="VerbatimChar"/>
          <w:sz w:val="20"/>
        </w:rPr>
        <w:t>"</w:t>
      </w:r>
      <w:r w:rsidRPr="00F605BB">
        <w:rPr>
          <w:sz w:val="20"/>
        </w:rPr>
        <w:br/>
      </w:r>
      <w:r w:rsidRPr="00F605BB">
        <w:rPr>
          <w:rStyle w:val="VerbatimChar"/>
          <w:sz w:val="20"/>
        </w:rPr>
        <w:t>##                        s0</w:t>
      </w:r>
      <w:r w:rsidRPr="00F605BB">
        <w:rPr>
          <w:sz w:val="20"/>
        </w:rPr>
        <w:br/>
      </w:r>
      <w:r w:rsidRPr="00F605BB">
        <w:rPr>
          <w:rStyle w:val="VerbatimChar"/>
          <w:sz w:val="20"/>
        </w:rPr>
        <w:t>## (Intercept) -1.210840e+00</w:t>
      </w:r>
      <w:r w:rsidRPr="00F605BB">
        <w:rPr>
          <w:sz w:val="20"/>
        </w:rPr>
        <w:br/>
      </w:r>
      <w:r w:rsidRPr="00F605BB">
        <w:rPr>
          <w:rStyle w:val="VerbatimChar"/>
          <w:sz w:val="20"/>
        </w:rPr>
        <w:t>## LIMIT_BAL   -8.390587e-07</w:t>
      </w:r>
      <w:r w:rsidRPr="00F605BB">
        <w:rPr>
          <w:sz w:val="20"/>
        </w:rPr>
        <w:br/>
      </w:r>
      <w:r w:rsidRPr="00F605BB">
        <w:rPr>
          <w:rStyle w:val="VerbatimChar"/>
          <w:sz w:val="20"/>
        </w:rPr>
        <w:t>## SEX2        -1.193283e-01</w:t>
      </w:r>
      <w:r w:rsidRPr="00F605BB">
        <w:rPr>
          <w:sz w:val="20"/>
        </w:rPr>
        <w:br/>
      </w:r>
      <w:r w:rsidRPr="00F605BB">
        <w:rPr>
          <w:rStyle w:val="VerbatimChar"/>
          <w:sz w:val="20"/>
        </w:rPr>
        <w:t>## EDUCATION1   9.436524e-02</w:t>
      </w:r>
      <w:r w:rsidRPr="00F605BB">
        <w:rPr>
          <w:sz w:val="20"/>
        </w:rPr>
        <w:br/>
      </w:r>
      <w:r w:rsidRPr="00F605BB">
        <w:rPr>
          <w:rStyle w:val="VerbatimChar"/>
          <w:sz w:val="20"/>
        </w:rPr>
        <w:t>## EDUCATION2   2.375011e-02</w:t>
      </w:r>
      <w:r w:rsidRPr="00F605BB">
        <w:rPr>
          <w:sz w:val="20"/>
        </w:rPr>
        <w:br/>
      </w:r>
      <w:r w:rsidRPr="00F605BB">
        <w:rPr>
          <w:rStyle w:val="VerbatimChar"/>
          <w:sz w:val="20"/>
        </w:rPr>
        <w:t>## EDUCATION3  -4.398191e-02</w:t>
      </w:r>
      <w:r w:rsidRPr="00F605BB">
        <w:rPr>
          <w:sz w:val="20"/>
        </w:rPr>
        <w:br/>
      </w:r>
      <w:r w:rsidRPr="00F605BB">
        <w:rPr>
          <w:rStyle w:val="VerbatimChar"/>
          <w:sz w:val="20"/>
        </w:rPr>
        <w:t>## EDUCATION4  -8.182685e-01</w:t>
      </w:r>
      <w:r w:rsidRPr="00F605BB">
        <w:rPr>
          <w:sz w:val="20"/>
        </w:rPr>
        <w:br/>
      </w:r>
      <w:r w:rsidRPr="00F605BB">
        <w:rPr>
          <w:rStyle w:val="VerbatimChar"/>
          <w:sz w:val="20"/>
        </w:rPr>
        <w:t>## EDUCATION5  -1.200684e+00</w:t>
      </w:r>
      <w:r w:rsidRPr="00F605BB">
        <w:rPr>
          <w:sz w:val="20"/>
        </w:rPr>
        <w:br/>
      </w:r>
      <w:r w:rsidRPr="00F605BB">
        <w:rPr>
          <w:rStyle w:val="VerbatimChar"/>
          <w:sz w:val="20"/>
        </w:rPr>
        <w:t>## EDUCATION6  -1.697019e-01</w:t>
      </w:r>
      <w:r w:rsidRPr="00F605BB">
        <w:rPr>
          <w:sz w:val="20"/>
        </w:rPr>
        <w:br/>
      </w:r>
      <w:r w:rsidRPr="00F605BB">
        <w:rPr>
          <w:rStyle w:val="VerbatimChar"/>
          <w:sz w:val="20"/>
        </w:rPr>
        <w:t>## MARRIAGE1    1.199454e-01</w:t>
      </w:r>
      <w:r w:rsidRPr="00F605BB">
        <w:rPr>
          <w:sz w:val="20"/>
        </w:rPr>
        <w:br/>
      </w:r>
      <w:r w:rsidRPr="00F605BB">
        <w:rPr>
          <w:rStyle w:val="VerbatimChar"/>
          <w:sz w:val="20"/>
        </w:rPr>
        <w:t>## MARRIAGE2   -5.004661e-02</w:t>
      </w:r>
      <w:r w:rsidRPr="00F605BB">
        <w:rPr>
          <w:sz w:val="20"/>
        </w:rPr>
        <w:br/>
      </w:r>
      <w:r w:rsidRPr="00F605BB">
        <w:rPr>
          <w:rStyle w:val="VerbatimChar"/>
          <w:sz w:val="20"/>
        </w:rPr>
        <w:t>## MARRIAGE3    1.453733e-01</w:t>
      </w:r>
      <w:r w:rsidRPr="00F605BB">
        <w:rPr>
          <w:sz w:val="20"/>
        </w:rPr>
        <w:br/>
      </w:r>
      <w:r w:rsidRPr="00F605BB">
        <w:rPr>
          <w:rStyle w:val="VerbatimChar"/>
          <w:sz w:val="20"/>
        </w:rPr>
        <w:t>## AGE          5.908732e-03</w:t>
      </w:r>
      <w:r w:rsidRPr="00F605BB">
        <w:rPr>
          <w:sz w:val="20"/>
        </w:rPr>
        <w:br/>
      </w:r>
      <w:r w:rsidRPr="00F605BB">
        <w:rPr>
          <w:rStyle w:val="VerbatimChar"/>
          <w:sz w:val="20"/>
        </w:rPr>
        <w:t>## PAY_0        5.188216e-01</w:t>
      </w:r>
      <w:r w:rsidRPr="00F605BB">
        <w:rPr>
          <w:sz w:val="20"/>
        </w:rPr>
        <w:br/>
      </w:r>
      <w:r w:rsidRPr="00F605BB">
        <w:rPr>
          <w:rStyle w:val="VerbatimChar"/>
          <w:sz w:val="20"/>
        </w:rPr>
        <w:t>## PAY_2        1.029111e-01</w:t>
      </w:r>
      <w:r w:rsidRPr="00F605BB">
        <w:rPr>
          <w:sz w:val="20"/>
        </w:rPr>
        <w:br/>
      </w:r>
      <w:r w:rsidRPr="00F605BB">
        <w:rPr>
          <w:rStyle w:val="VerbatimChar"/>
          <w:sz w:val="20"/>
        </w:rPr>
        <w:t>## PAY_3        6.451965e-02</w:t>
      </w:r>
      <w:r w:rsidRPr="00F605BB">
        <w:rPr>
          <w:sz w:val="20"/>
        </w:rPr>
        <w:br/>
      </w:r>
      <w:r w:rsidRPr="00F605BB">
        <w:rPr>
          <w:rStyle w:val="VerbatimChar"/>
          <w:sz w:val="20"/>
        </w:rPr>
        <w:t>## PAY_4        4.489231e-02</w:t>
      </w:r>
      <w:r w:rsidRPr="00F605BB">
        <w:rPr>
          <w:sz w:val="20"/>
        </w:rPr>
        <w:br/>
      </w:r>
      <w:r w:rsidRPr="00F605BB">
        <w:rPr>
          <w:rStyle w:val="VerbatimChar"/>
          <w:sz w:val="20"/>
        </w:rPr>
        <w:t>## PAY_5        1.988744e-02</w:t>
      </w:r>
      <w:r w:rsidRPr="00F605BB">
        <w:rPr>
          <w:sz w:val="20"/>
        </w:rPr>
        <w:br/>
      </w:r>
      <w:r w:rsidRPr="00F605BB">
        <w:rPr>
          <w:rStyle w:val="VerbatimChar"/>
          <w:sz w:val="20"/>
        </w:rPr>
        <w:t>## PAY_6        2.132288e-02</w:t>
      </w:r>
      <w:r w:rsidRPr="00F605BB">
        <w:rPr>
          <w:sz w:val="20"/>
        </w:rPr>
        <w:br/>
      </w:r>
      <w:r w:rsidRPr="00F605BB">
        <w:rPr>
          <w:rStyle w:val="VerbatimChar"/>
          <w:sz w:val="20"/>
        </w:rPr>
        <w:t>## BILL_AMT1   -1.880769e-06</w:t>
      </w:r>
      <w:r w:rsidRPr="00F605BB">
        <w:rPr>
          <w:sz w:val="20"/>
        </w:rPr>
        <w:br/>
      </w:r>
      <w:r w:rsidRPr="00F605BB">
        <w:rPr>
          <w:rStyle w:val="VerbatimChar"/>
          <w:sz w:val="20"/>
        </w:rPr>
        <w:t>## BILL_AMT2   -2.367929e-07</w:t>
      </w:r>
      <w:r w:rsidRPr="00F605BB">
        <w:rPr>
          <w:sz w:val="20"/>
        </w:rPr>
        <w:br/>
      </w:r>
      <w:r w:rsidRPr="00F605BB">
        <w:rPr>
          <w:rStyle w:val="VerbatimChar"/>
          <w:sz w:val="20"/>
        </w:rPr>
        <w:t>## BILL_AMT3    3.301174e-07</w:t>
      </w:r>
      <w:r w:rsidRPr="00F605BB">
        <w:rPr>
          <w:sz w:val="20"/>
        </w:rPr>
        <w:br/>
      </w:r>
      <w:r w:rsidRPr="00F605BB">
        <w:rPr>
          <w:rStyle w:val="VerbatimChar"/>
          <w:sz w:val="20"/>
        </w:rPr>
        <w:t>## BILL_AMT4    3.817079e-07</w:t>
      </w:r>
      <w:r w:rsidRPr="00F605BB">
        <w:rPr>
          <w:sz w:val="20"/>
        </w:rPr>
        <w:br/>
      </w:r>
      <w:r w:rsidRPr="00F605BB">
        <w:rPr>
          <w:rStyle w:val="VerbatimChar"/>
          <w:sz w:val="20"/>
        </w:rPr>
        <w:t>## BILL_AMT5    3.528550e-07</w:t>
      </w:r>
      <w:r w:rsidRPr="00F605BB">
        <w:rPr>
          <w:sz w:val="20"/>
        </w:rPr>
        <w:br/>
      </w:r>
      <w:r w:rsidRPr="00F605BB">
        <w:rPr>
          <w:rStyle w:val="VerbatimChar"/>
          <w:sz w:val="20"/>
        </w:rPr>
        <w:t>## BILL_AMT6    1.834191e-07</w:t>
      </w:r>
      <w:r w:rsidRPr="00F605BB">
        <w:rPr>
          <w:sz w:val="20"/>
        </w:rPr>
        <w:br/>
      </w:r>
      <w:r w:rsidRPr="00F605BB">
        <w:rPr>
          <w:rStyle w:val="VerbatimChar"/>
          <w:sz w:val="20"/>
        </w:rPr>
        <w:t>## PAY_AMT1    -9.492205e-06</w:t>
      </w:r>
      <w:r w:rsidRPr="00F605BB">
        <w:rPr>
          <w:sz w:val="20"/>
        </w:rPr>
        <w:br/>
      </w:r>
      <w:r w:rsidRPr="00F605BB">
        <w:rPr>
          <w:rStyle w:val="VerbatimChar"/>
          <w:sz w:val="20"/>
        </w:rPr>
        <w:t>## PAY_AMT2    -7.557825e-06</w:t>
      </w:r>
      <w:r w:rsidRPr="00F605BB">
        <w:rPr>
          <w:sz w:val="20"/>
        </w:rPr>
        <w:br/>
      </w:r>
      <w:r w:rsidRPr="00F605BB">
        <w:rPr>
          <w:rStyle w:val="VerbatimChar"/>
          <w:sz w:val="20"/>
        </w:rPr>
        <w:t>## PAY_AMT3    -2.104387e-06</w:t>
      </w:r>
      <w:r w:rsidRPr="00F605BB">
        <w:rPr>
          <w:sz w:val="20"/>
        </w:rPr>
        <w:br/>
      </w:r>
      <w:r w:rsidRPr="00F605BB">
        <w:rPr>
          <w:rStyle w:val="VerbatimChar"/>
          <w:sz w:val="20"/>
        </w:rPr>
        <w:t>## PAY_AMT4    -5.331571e-06</w:t>
      </w:r>
      <w:r w:rsidRPr="00F605BB">
        <w:rPr>
          <w:sz w:val="20"/>
        </w:rPr>
        <w:br/>
      </w:r>
      <w:r w:rsidRPr="00F605BB">
        <w:rPr>
          <w:rStyle w:val="VerbatimChar"/>
          <w:sz w:val="20"/>
        </w:rPr>
        <w:t>## PAY_AMT5    -4.522466e-06</w:t>
      </w:r>
      <w:r w:rsidRPr="00F605BB">
        <w:rPr>
          <w:sz w:val="20"/>
        </w:rPr>
        <w:br/>
      </w:r>
      <w:r w:rsidRPr="00F605BB">
        <w:rPr>
          <w:rStyle w:val="VerbatimChar"/>
          <w:sz w:val="20"/>
        </w:rPr>
        <w:t>## PAY_AMT6    -3.692031e-06</w:t>
      </w:r>
    </w:p>
    <w:p w14:paraId="08229BE7" w14:textId="2024011A" w:rsidR="00FD0F70" w:rsidDel="00DC1343" w:rsidRDefault="00FD0F70" w:rsidP="00FD0F70">
      <w:pPr>
        <w:rPr>
          <w:del w:id="98" w:author="Roxanne Salinas" w:date="2019-12-05T17:07:00Z"/>
          <w:rFonts w:ascii="Times New Roman" w:hAnsi="Times New Roman" w:cs="Times New Roman"/>
          <w:sz w:val="24"/>
          <w:szCs w:val="24"/>
        </w:rPr>
      </w:pPr>
      <w:r>
        <w:rPr>
          <w:rFonts w:ascii="Times New Roman" w:hAnsi="Times New Roman" w:cs="Times New Roman"/>
          <w:sz w:val="24"/>
          <w:szCs w:val="24"/>
        </w:rPr>
        <w:t>As we</w:t>
      </w:r>
      <w:ins w:id="99" w:author="Roxanne Salinas" w:date="2019-12-05T17:06:00Z">
        <w:r w:rsidR="00DC1343">
          <w:rPr>
            <w:rFonts w:ascii="Times New Roman" w:hAnsi="Times New Roman" w:cs="Times New Roman"/>
            <w:sz w:val="24"/>
            <w:szCs w:val="24"/>
          </w:rPr>
          <w:t xml:space="preserve"> can</w:t>
        </w:r>
      </w:ins>
      <w:r>
        <w:rPr>
          <w:rFonts w:ascii="Times New Roman" w:hAnsi="Times New Roman" w:cs="Times New Roman"/>
          <w:sz w:val="24"/>
          <w:szCs w:val="24"/>
        </w:rPr>
        <w:t xml:space="preserve"> see, some of the estimated coefficients a</w:t>
      </w:r>
      <w:ins w:id="100" w:author="Roxanne Salinas" w:date="2019-12-05T17:06:00Z">
        <w:r w:rsidR="00DC1343">
          <w:rPr>
            <w:rFonts w:ascii="Times New Roman" w:hAnsi="Times New Roman" w:cs="Times New Roman"/>
            <w:sz w:val="24"/>
            <w:szCs w:val="24"/>
          </w:rPr>
          <w:t>re</w:t>
        </w:r>
      </w:ins>
      <w:del w:id="101" w:author="Roxanne Salinas" w:date="2019-12-05T17:06:00Z">
        <w:r w:rsidDel="00DC1343">
          <w:rPr>
            <w:rFonts w:ascii="Times New Roman" w:hAnsi="Times New Roman" w:cs="Times New Roman"/>
            <w:sz w:val="24"/>
            <w:szCs w:val="24"/>
          </w:rPr>
          <w:delText>s</w:delText>
        </w:r>
      </w:del>
      <w:r>
        <w:rPr>
          <w:rFonts w:ascii="Times New Roman" w:hAnsi="Times New Roman" w:cs="Times New Roman"/>
          <w:sz w:val="24"/>
          <w:szCs w:val="24"/>
        </w:rPr>
        <w:t xml:space="preserve"> very close to zero, yet none of them a</w:t>
      </w:r>
      <w:ins w:id="102" w:author="Roxanne Salinas" w:date="2019-12-05T17:06:00Z">
        <w:r w:rsidR="00DC1343">
          <w:rPr>
            <w:rFonts w:ascii="Times New Roman" w:hAnsi="Times New Roman" w:cs="Times New Roman"/>
            <w:sz w:val="24"/>
            <w:szCs w:val="24"/>
          </w:rPr>
          <w:t>re</w:t>
        </w:r>
      </w:ins>
      <w:del w:id="103" w:author="Roxanne Salinas" w:date="2019-12-05T17:06:00Z">
        <w:r w:rsidDel="00DC1343">
          <w:rPr>
            <w:rFonts w:ascii="Times New Roman" w:hAnsi="Times New Roman" w:cs="Times New Roman"/>
            <w:sz w:val="24"/>
            <w:szCs w:val="24"/>
          </w:rPr>
          <w:delText>s</w:delText>
        </w:r>
      </w:del>
      <w:r>
        <w:rPr>
          <w:rFonts w:ascii="Times New Roman" w:hAnsi="Times New Roman" w:cs="Times New Roman"/>
          <w:sz w:val="24"/>
          <w:szCs w:val="24"/>
        </w:rPr>
        <w:t xml:space="preserve"> zeros. </w:t>
      </w:r>
    </w:p>
    <w:p w14:paraId="32C3A112" w14:textId="74D4A886" w:rsidR="00FD0F70" w:rsidRDefault="00FD0F70" w:rsidP="00FD0F70">
      <w:pPr>
        <w:rPr>
          <w:rFonts w:ascii="Times New Roman" w:hAnsi="Times New Roman" w:cs="Times New Roman"/>
          <w:sz w:val="24"/>
          <w:szCs w:val="24"/>
        </w:rPr>
      </w:pPr>
      <w:r>
        <w:rPr>
          <w:rFonts w:ascii="Times New Roman" w:hAnsi="Times New Roman" w:cs="Times New Roman"/>
          <w:sz w:val="24"/>
          <w:szCs w:val="24"/>
        </w:rPr>
        <w:t>The test confusion matrix based on this regression</w:t>
      </w:r>
      <w:ins w:id="104" w:author="Roxanne Salinas" w:date="2019-12-05T17:08:00Z">
        <w:r w:rsidR="00DC1343">
          <w:rPr>
            <w:rFonts w:ascii="Times New Roman" w:hAnsi="Times New Roman" w:cs="Times New Roman"/>
            <w:sz w:val="24"/>
            <w:szCs w:val="24"/>
          </w:rPr>
          <w:t>,</w:t>
        </w:r>
      </w:ins>
      <w:del w:id="105" w:author="Roxanne Salinas" w:date="2019-12-05T17:08:00Z">
        <w:r w:rsidDel="00DC1343">
          <w:rPr>
            <w:rFonts w:ascii="Times New Roman" w:hAnsi="Times New Roman" w:cs="Times New Roman"/>
            <w:sz w:val="24"/>
            <w:szCs w:val="24"/>
          </w:rPr>
          <w:delText xml:space="preserve"> </w:delText>
        </w:r>
      </w:del>
      <w:ins w:id="106" w:author="Roxanne Salinas" w:date="2019-12-05T17:07:00Z">
        <w:r w:rsidR="00DC1343">
          <w:rPr>
            <w:rFonts w:ascii="Times New Roman" w:hAnsi="Times New Roman" w:cs="Times New Roman"/>
            <w:sz w:val="24"/>
            <w:szCs w:val="24"/>
          </w:rPr>
          <w:t xml:space="preserve"> shown in table 5</w:t>
        </w:r>
      </w:ins>
      <w:ins w:id="107" w:author="Roxanne Salinas" w:date="2019-12-05T17:09:00Z">
        <w:r w:rsidR="00DC1343">
          <w:rPr>
            <w:rFonts w:ascii="Times New Roman" w:hAnsi="Times New Roman" w:cs="Times New Roman"/>
            <w:sz w:val="24"/>
            <w:szCs w:val="24"/>
          </w:rPr>
          <w:t xml:space="preserve">, indicates that 1,823 credit card holders who defaulted were misclassified as </w:t>
        </w:r>
      </w:ins>
      <w:ins w:id="108" w:author="Roxanne Salinas" w:date="2019-12-05T17:10:00Z">
        <w:r w:rsidR="00DC1343" w:rsidRPr="005C45FA">
          <w:rPr>
            <w:rFonts w:ascii="Times New Roman" w:hAnsi="Times New Roman" w:cs="Times New Roman"/>
            <w:noProof/>
            <w:sz w:val="24"/>
            <w:szCs w:val="24"/>
          </w:rPr>
          <w:t>nondefaulters</w:t>
        </w:r>
        <w:r w:rsidR="00DC1343">
          <w:rPr>
            <w:rFonts w:ascii="Times New Roman" w:hAnsi="Times New Roman" w:cs="Times New Roman"/>
            <w:noProof/>
            <w:sz w:val="24"/>
            <w:szCs w:val="24"/>
          </w:rPr>
          <w:t>.</w:t>
        </w:r>
        <w:r w:rsidR="00DC1343" w:rsidDel="00DC1343">
          <w:rPr>
            <w:rFonts w:ascii="Times New Roman" w:hAnsi="Times New Roman" w:cs="Times New Roman"/>
            <w:sz w:val="24"/>
            <w:szCs w:val="24"/>
          </w:rPr>
          <w:t xml:space="preserve"> </w:t>
        </w:r>
      </w:ins>
      <w:del w:id="109" w:author="Roxanne Salinas" w:date="2019-12-05T17:07:00Z">
        <w:r w:rsidDel="00DC1343">
          <w:rPr>
            <w:rFonts w:ascii="Times New Roman" w:hAnsi="Times New Roman" w:cs="Times New Roman"/>
            <w:sz w:val="24"/>
            <w:szCs w:val="24"/>
          </w:rPr>
          <w:delText>as follows:</w:delText>
        </w:r>
      </w:del>
    </w:p>
    <w:p w14:paraId="5B0EE120" w14:textId="293F7068" w:rsidR="00F605BB" w:rsidRPr="00F605BB" w:rsidRDefault="00236806" w:rsidP="00F605BB">
      <w:pPr>
        <w:pStyle w:val="Caption"/>
        <w:keepNext/>
      </w:pPr>
      <w:bookmarkStart w:id="110" w:name="_Toc26440281"/>
      <w:r>
        <w:t xml:space="preserve">Table </w:t>
      </w:r>
      <w:r w:rsidR="00514A04">
        <w:fldChar w:fldCharType="begin"/>
      </w:r>
      <w:r w:rsidR="00514A04">
        <w:instrText xml:space="preserve"> SEQ Table \* ARABIC </w:instrText>
      </w:r>
      <w:r w:rsidR="00514A04">
        <w:fldChar w:fldCharType="separate"/>
      </w:r>
      <w:r w:rsidR="00914851">
        <w:rPr>
          <w:noProof/>
        </w:rPr>
        <w:t>5</w:t>
      </w:r>
      <w:r w:rsidR="00514A04">
        <w:rPr>
          <w:noProof/>
        </w:rPr>
        <w:fldChar w:fldCharType="end"/>
      </w:r>
      <w:r>
        <w:t>: Confusion matrix for</w:t>
      </w:r>
      <w:r w:rsidR="004F2FE3">
        <w:t xml:space="preserve"> ridge</w:t>
      </w:r>
      <w:r>
        <w:t xml:space="preserve"> </w:t>
      </w:r>
      <w:r w:rsidR="00FD2C38">
        <w:t>logistic</w:t>
      </w:r>
      <w:r>
        <w:t xml:space="preserve"> regression with minimum lambda</w:t>
      </w:r>
      <w:bookmarkEnd w:id="110"/>
    </w:p>
    <w:p w14:paraId="1606F334" w14:textId="0B306710" w:rsidR="00FD0F70" w:rsidRPr="00F605BB" w:rsidRDefault="00F605BB" w:rsidP="00F605B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6982 1823</w:t>
      </w:r>
      <w:r w:rsidRPr="00F605BB">
        <w:rPr>
          <w:sz w:val="20"/>
        </w:rPr>
        <w:br/>
      </w:r>
      <w:r w:rsidRPr="00F605BB">
        <w:rPr>
          <w:rStyle w:val="VerbatimChar"/>
          <w:sz w:val="20"/>
        </w:rPr>
        <w:t>##          1   61  134</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0.7907         </w:t>
      </w:r>
      <w:r w:rsidRPr="00F605BB">
        <w:rPr>
          <w:sz w:val="20"/>
        </w:rPr>
        <w:br/>
      </w:r>
      <w:r w:rsidRPr="00F605BB">
        <w:rPr>
          <w:rStyle w:val="VerbatimChar"/>
          <w:sz w:val="20"/>
        </w:rPr>
        <w:t>##                  95% CI : (0.7821, 0.799)</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0.03154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0.0886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 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0.99134        </w:t>
      </w:r>
      <w:r w:rsidRPr="00F605BB">
        <w:rPr>
          <w:sz w:val="20"/>
        </w:rPr>
        <w:br/>
      </w:r>
      <w:r w:rsidRPr="00F605BB">
        <w:rPr>
          <w:rStyle w:val="VerbatimChar"/>
          <w:sz w:val="20"/>
        </w:rPr>
        <w:t xml:space="preserve">##             Specificity : 0.06847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0.79296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0.68718        </w:t>
      </w:r>
      <w:r w:rsidRPr="00F605BB">
        <w:rPr>
          <w:sz w:val="20"/>
        </w:rPr>
        <w:br/>
      </w:r>
      <w:r w:rsidRPr="00F605BB">
        <w:rPr>
          <w:rStyle w:val="VerbatimChar"/>
          <w:sz w:val="20"/>
        </w:rPr>
        <w:t xml:space="preserve">##              Prevalence : 0.78256        </w:t>
      </w:r>
      <w:r w:rsidRPr="00F605BB">
        <w:rPr>
          <w:sz w:val="20"/>
        </w:rPr>
        <w:br/>
      </w:r>
      <w:r w:rsidRPr="00F605BB">
        <w:rPr>
          <w:rStyle w:val="VerbatimChar"/>
          <w:sz w:val="20"/>
        </w:rPr>
        <w:t xml:space="preserve">##          Detection Rate : 0.77578        </w:t>
      </w:r>
      <w:r w:rsidRPr="00F605BB">
        <w:rPr>
          <w:sz w:val="20"/>
        </w:rPr>
        <w:br/>
      </w:r>
      <w:r w:rsidRPr="00F605BB">
        <w:rPr>
          <w:rStyle w:val="VerbatimChar"/>
          <w:sz w:val="20"/>
        </w:rPr>
        <w:t xml:space="preserve">##    Detection Prevalence : 0.97833        </w:t>
      </w:r>
      <w:r w:rsidRPr="00F605BB">
        <w:rPr>
          <w:sz w:val="20"/>
        </w:rPr>
        <w:br/>
      </w:r>
      <w:r w:rsidRPr="00F605BB">
        <w:rPr>
          <w:rStyle w:val="VerbatimChar"/>
          <w:sz w:val="20"/>
        </w:rPr>
        <w:t xml:space="preserve">##       Balanced Accuracy : 0.52991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p>
    <w:p w14:paraId="23ACC631" w14:textId="30E32833" w:rsidR="00FD0F70" w:rsidRDefault="00FD0F70" w:rsidP="00A135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ROC curve for this model </w:t>
      </w:r>
      <w:del w:id="111" w:author="Roxanne Salinas" w:date="2019-12-05T17:11:00Z">
        <w:r w:rsidDel="00DC1343">
          <w:rPr>
            <w:rFonts w:ascii="Times New Roman" w:eastAsia="Times New Roman" w:hAnsi="Times New Roman" w:cs="Times New Roman"/>
            <w:sz w:val="24"/>
            <w:szCs w:val="24"/>
          </w:rPr>
          <w:delText>is:</w:delText>
        </w:r>
      </w:del>
      <w:ins w:id="112" w:author="Roxanne Salinas" w:date="2019-12-05T17:11:00Z">
        <w:r w:rsidR="00DC1343">
          <w:rPr>
            <w:rFonts w:ascii="Times New Roman" w:eastAsia="Times New Roman" w:hAnsi="Times New Roman" w:cs="Times New Roman"/>
            <w:sz w:val="24"/>
            <w:szCs w:val="24"/>
          </w:rPr>
          <w:t xml:space="preserve">is shown below and its </w:t>
        </w:r>
      </w:ins>
      <w:ins w:id="113" w:author="Roxanne Salinas" w:date="2019-12-05T17:12:00Z">
        <w:r w:rsidR="00DC1343">
          <w:rPr>
            <w:rFonts w:ascii="Times New Roman" w:eastAsia="Times New Roman" w:hAnsi="Times New Roman" w:cs="Times New Roman"/>
            <w:sz w:val="24"/>
            <w:szCs w:val="24"/>
          </w:rPr>
          <w:t>AUC is 0.7125.</w:t>
        </w:r>
      </w:ins>
    </w:p>
    <w:p w14:paraId="28E8FC0A" w14:textId="77777777" w:rsidR="00236806" w:rsidRDefault="00236806" w:rsidP="00A13524">
      <w:pPr>
        <w:spacing w:after="0" w:line="240" w:lineRule="auto"/>
        <w:rPr>
          <w:rFonts w:ascii="Times New Roman" w:eastAsia="Times New Roman" w:hAnsi="Times New Roman" w:cs="Times New Roman"/>
          <w:sz w:val="24"/>
          <w:szCs w:val="24"/>
        </w:rPr>
      </w:pPr>
    </w:p>
    <w:p w14:paraId="2D676C94" w14:textId="7F7C4BAF" w:rsidR="00236806" w:rsidRDefault="00825763" w:rsidP="00236806">
      <w:pPr>
        <w:keepNext/>
        <w:spacing w:after="0" w:line="240" w:lineRule="auto"/>
      </w:pPr>
      <w:r>
        <w:rPr>
          <w:noProof/>
        </w:rPr>
        <w:drawing>
          <wp:inline distT="0" distB="0" distL="0" distR="0" wp14:anchorId="5E707B8C" wp14:editId="737AAC87">
            <wp:extent cx="5486400" cy="338621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284" cy="3394163"/>
                    </a:xfrm>
                    <a:prstGeom prst="rect">
                      <a:avLst/>
                    </a:prstGeom>
                  </pic:spPr>
                </pic:pic>
              </a:graphicData>
            </a:graphic>
          </wp:inline>
        </w:drawing>
      </w:r>
    </w:p>
    <w:p w14:paraId="363C1766" w14:textId="2318A3CB" w:rsidR="00FD0F70" w:rsidRDefault="00236806" w:rsidP="00236806">
      <w:pPr>
        <w:pStyle w:val="Caption"/>
        <w:rPr>
          <w:rFonts w:ascii="Times New Roman" w:eastAsia="Times New Roman" w:hAnsi="Times New Roman" w:cs="Times New Roman"/>
          <w:sz w:val="24"/>
          <w:szCs w:val="24"/>
        </w:rPr>
      </w:pPr>
      <w:bookmarkStart w:id="114" w:name="_Toc26440321"/>
      <w:r>
        <w:t xml:space="preserve">Figure </w:t>
      </w:r>
      <w:r w:rsidR="00514A04">
        <w:fldChar w:fldCharType="begin"/>
      </w:r>
      <w:r w:rsidR="00514A04">
        <w:instrText xml:space="preserve"> SEQ Figure \* ARABIC </w:instrText>
      </w:r>
      <w:r w:rsidR="00514A04">
        <w:fldChar w:fldCharType="separate"/>
      </w:r>
      <w:r w:rsidR="005A3965">
        <w:rPr>
          <w:noProof/>
        </w:rPr>
        <w:t>5</w:t>
      </w:r>
      <w:r w:rsidR="00514A04">
        <w:rPr>
          <w:noProof/>
        </w:rPr>
        <w:fldChar w:fldCharType="end"/>
      </w:r>
      <w:r>
        <w:t>: ROC plot for</w:t>
      </w:r>
      <w:r w:rsidR="004F2FE3">
        <w:t xml:space="preserve"> ridge</w:t>
      </w:r>
      <w:r>
        <w:t xml:space="preserve"> logistic regression minimum lambda</w:t>
      </w:r>
      <w:bookmarkEnd w:id="114"/>
    </w:p>
    <w:p w14:paraId="3A5A767A" w14:textId="2A58BD14" w:rsidR="00FD0F70" w:rsidRDefault="00FD0F70" w:rsidP="00A135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see above, this model is worse than the non-regularized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model. Now, we fit a ridge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 1se lambda.</w:t>
      </w:r>
    </w:p>
    <w:p w14:paraId="3B7FF8AB" w14:textId="77777777" w:rsidR="00FD0F70" w:rsidRDefault="00FD0F70" w:rsidP="00A13524">
      <w:pPr>
        <w:spacing w:after="0" w:line="240" w:lineRule="auto"/>
        <w:rPr>
          <w:rFonts w:ascii="Times New Roman" w:eastAsia="Times New Roman" w:hAnsi="Times New Roman" w:cs="Times New Roman"/>
          <w:sz w:val="24"/>
          <w:szCs w:val="24"/>
        </w:rPr>
      </w:pPr>
    </w:p>
    <w:p w14:paraId="37738380" w14:textId="77777777" w:rsidR="00FD0F70" w:rsidRDefault="00FD0F70" w:rsidP="00FD0F70">
      <w:pPr>
        <w:pStyle w:val="Heading4"/>
        <w:rPr>
          <w:rFonts w:eastAsia="Times New Roman"/>
        </w:rPr>
      </w:pPr>
      <w:r>
        <w:rPr>
          <w:rFonts w:eastAsia="Times New Roman"/>
        </w:rPr>
        <w:t>3.2.1.2 Ridge Regression with 1 SE lambda</w:t>
      </w:r>
    </w:p>
    <w:p w14:paraId="658894FF" w14:textId="77777777" w:rsidR="00FD0F70" w:rsidRDefault="00FD0F70" w:rsidP="00FD0F70">
      <w:pPr>
        <w:rPr>
          <w:rFonts w:ascii="Times New Roman" w:hAnsi="Times New Roman" w:cs="Times New Roman"/>
          <w:sz w:val="24"/>
          <w:szCs w:val="24"/>
        </w:rPr>
      </w:pPr>
      <w:r>
        <w:rPr>
          <w:rFonts w:ascii="Times New Roman" w:hAnsi="Times New Roman" w:cs="Times New Roman"/>
          <w:sz w:val="24"/>
          <w:szCs w:val="24"/>
        </w:rPr>
        <w:t>The ridge regression coefficient estimates with 1 se lambda are:</w:t>
      </w:r>
    </w:p>
    <w:p w14:paraId="3A7AF9A3" w14:textId="0EF94619" w:rsidR="004F2FE3" w:rsidRDefault="004F2FE3" w:rsidP="004F2FE3">
      <w:pPr>
        <w:pStyle w:val="Caption"/>
        <w:keepNext/>
      </w:pPr>
      <w:bookmarkStart w:id="115" w:name="_Toc26440282"/>
      <w:r>
        <w:t xml:space="preserve">Table </w:t>
      </w:r>
      <w:r w:rsidR="00514A04">
        <w:fldChar w:fldCharType="begin"/>
      </w:r>
      <w:r w:rsidR="00514A04">
        <w:instrText xml:space="preserve"> SEQ Table \* ARABIC </w:instrText>
      </w:r>
      <w:r w:rsidR="00514A04">
        <w:fldChar w:fldCharType="separate"/>
      </w:r>
      <w:r w:rsidR="00914851">
        <w:rPr>
          <w:noProof/>
        </w:rPr>
        <w:t>6</w:t>
      </w:r>
      <w:r w:rsidR="00514A04">
        <w:rPr>
          <w:noProof/>
        </w:rPr>
        <w:fldChar w:fldCharType="end"/>
      </w:r>
      <w:r>
        <w:t xml:space="preserve">: Coefficient estimates for ridge </w:t>
      </w:r>
      <w:r w:rsidR="00FD2C38">
        <w:t>logistic</w:t>
      </w:r>
      <w:r>
        <w:t xml:space="preserve"> regression with 1se lambda</w:t>
      </w:r>
      <w:bookmarkEnd w:id="115"/>
    </w:p>
    <w:p w14:paraId="43C8F020" w14:textId="3169BD79" w:rsidR="00FD0F70" w:rsidRPr="00F605BB" w:rsidRDefault="00F605BB" w:rsidP="00F605BB">
      <w:pPr>
        <w:pStyle w:val="SourceCode"/>
        <w:rPr>
          <w:sz w:val="20"/>
        </w:rPr>
      </w:pPr>
      <w:r w:rsidRPr="00F605BB">
        <w:rPr>
          <w:rStyle w:val="VerbatimChar"/>
          <w:sz w:val="20"/>
        </w:rPr>
        <w:t>## 31 x 1 sparse Matrix of class "</w:t>
      </w:r>
      <w:proofErr w:type="spellStart"/>
      <w:r w:rsidRPr="00F605BB">
        <w:rPr>
          <w:rStyle w:val="VerbatimChar"/>
          <w:sz w:val="20"/>
        </w:rPr>
        <w:t>dgCMatrix</w:t>
      </w:r>
      <w:proofErr w:type="spellEnd"/>
      <w:r w:rsidRPr="00F605BB">
        <w:rPr>
          <w:rStyle w:val="VerbatimChar"/>
          <w:sz w:val="20"/>
        </w:rPr>
        <w:t>"</w:t>
      </w:r>
      <w:r w:rsidRPr="00F605BB">
        <w:rPr>
          <w:sz w:val="20"/>
        </w:rPr>
        <w:br/>
      </w:r>
      <w:r w:rsidRPr="00F605BB">
        <w:rPr>
          <w:rStyle w:val="VerbatimChar"/>
          <w:sz w:val="20"/>
        </w:rPr>
        <w:t>##                        s0</w:t>
      </w:r>
      <w:r w:rsidRPr="00F605BB">
        <w:rPr>
          <w:sz w:val="20"/>
        </w:rPr>
        <w:br/>
      </w:r>
      <w:r w:rsidRPr="00F605BB">
        <w:rPr>
          <w:rStyle w:val="VerbatimChar"/>
          <w:sz w:val="20"/>
        </w:rPr>
        <w:t>## (Intercept) -1.169516e+00</w:t>
      </w:r>
      <w:r w:rsidRPr="00F605BB">
        <w:rPr>
          <w:sz w:val="20"/>
        </w:rPr>
        <w:br/>
      </w:r>
      <w:r w:rsidRPr="00F605BB">
        <w:rPr>
          <w:rStyle w:val="VerbatimChar"/>
          <w:sz w:val="20"/>
        </w:rPr>
        <w:t>## LIMIT_BAL   -8.144330e-07</w:t>
      </w:r>
      <w:r w:rsidRPr="00F605BB">
        <w:rPr>
          <w:sz w:val="20"/>
        </w:rPr>
        <w:br/>
      </w:r>
      <w:r w:rsidRPr="00F605BB">
        <w:rPr>
          <w:rStyle w:val="VerbatimChar"/>
          <w:sz w:val="20"/>
        </w:rPr>
        <w:t>## SEX2        -1.099593e-01</w:t>
      </w:r>
      <w:r w:rsidRPr="00F605BB">
        <w:rPr>
          <w:sz w:val="20"/>
        </w:rPr>
        <w:br/>
      </w:r>
      <w:r w:rsidRPr="00F605BB">
        <w:rPr>
          <w:rStyle w:val="VerbatimChar"/>
          <w:sz w:val="20"/>
        </w:rPr>
        <w:t>## EDUCATION1   7.368113e-02</w:t>
      </w:r>
      <w:r w:rsidRPr="00F605BB">
        <w:rPr>
          <w:sz w:val="20"/>
        </w:rPr>
        <w:br/>
      </w:r>
      <w:r w:rsidRPr="00F605BB">
        <w:rPr>
          <w:rStyle w:val="VerbatimChar"/>
          <w:sz w:val="20"/>
        </w:rPr>
        <w:t>## EDUCATION2   1.728290e-02</w:t>
      </w:r>
      <w:r w:rsidRPr="00F605BB">
        <w:rPr>
          <w:sz w:val="20"/>
        </w:rPr>
        <w:br/>
      </w:r>
      <w:r w:rsidRPr="00F605BB">
        <w:rPr>
          <w:rStyle w:val="VerbatimChar"/>
          <w:sz w:val="20"/>
        </w:rPr>
        <w:t>## EDUCATION3  -3.951150e-02</w:t>
      </w:r>
      <w:r w:rsidRPr="00F605BB">
        <w:rPr>
          <w:sz w:val="20"/>
        </w:rPr>
        <w:br/>
      </w:r>
      <w:r w:rsidRPr="00F605BB">
        <w:rPr>
          <w:rStyle w:val="VerbatimChar"/>
          <w:sz w:val="20"/>
        </w:rPr>
        <w:t>## EDUCATION4  -7.068906e-01</w:t>
      </w:r>
      <w:r w:rsidRPr="00F605BB">
        <w:rPr>
          <w:sz w:val="20"/>
        </w:rPr>
        <w:br/>
      </w:r>
      <w:r w:rsidRPr="00F605BB">
        <w:rPr>
          <w:rStyle w:val="VerbatimChar"/>
          <w:sz w:val="20"/>
        </w:rPr>
        <w:t>## EDUCATION5  -1.012134e+00</w:t>
      </w:r>
      <w:r w:rsidRPr="00F605BB">
        <w:rPr>
          <w:sz w:val="20"/>
        </w:rPr>
        <w:br/>
      </w:r>
      <w:r w:rsidRPr="00F605BB">
        <w:rPr>
          <w:rStyle w:val="VerbatimChar"/>
          <w:sz w:val="20"/>
        </w:rPr>
        <w:t>## EDUCATION6  -1.603468e-01</w:t>
      </w:r>
      <w:r w:rsidRPr="00F605BB">
        <w:rPr>
          <w:sz w:val="20"/>
        </w:rPr>
        <w:br/>
      </w:r>
      <w:r w:rsidRPr="00F605BB">
        <w:rPr>
          <w:rStyle w:val="VerbatimChar"/>
          <w:sz w:val="20"/>
        </w:rPr>
        <w:t>## MARRIAGE1    9.669302e-02</w:t>
      </w:r>
      <w:r w:rsidRPr="00F605BB">
        <w:rPr>
          <w:sz w:val="20"/>
        </w:rPr>
        <w:br/>
      </w:r>
      <w:r w:rsidRPr="00F605BB">
        <w:rPr>
          <w:rStyle w:val="VerbatimChar"/>
          <w:sz w:val="20"/>
        </w:rPr>
        <w:t>## MARRIAGE2   -6.463325e-02</w:t>
      </w:r>
      <w:r w:rsidRPr="00F605BB">
        <w:rPr>
          <w:sz w:val="20"/>
        </w:rPr>
        <w:br/>
      </w:r>
      <w:r w:rsidRPr="00F605BB">
        <w:rPr>
          <w:rStyle w:val="VerbatimChar"/>
          <w:sz w:val="20"/>
        </w:rPr>
        <w:t>## MARRIAGE3    1.197590e-01</w:t>
      </w:r>
      <w:r w:rsidRPr="00F605BB">
        <w:rPr>
          <w:sz w:val="20"/>
        </w:rPr>
        <w:br/>
      </w:r>
      <w:r w:rsidRPr="00F605BB">
        <w:rPr>
          <w:rStyle w:val="VerbatimChar"/>
          <w:sz w:val="20"/>
        </w:rPr>
        <w:t>## AGE          5.382720e-03</w:t>
      </w:r>
      <w:r w:rsidRPr="00F605BB">
        <w:rPr>
          <w:sz w:val="20"/>
        </w:rPr>
        <w:br/>
      </w:r>
      <w:r w:rsidRPr="00F605BB">
        <w:rPr>
          <w:rStyle w:val="VerbatimChar"/>
          <w:sz w:val="20"/>
        </w:rPr>
        <w:t>## PAY_0        4.610568e-01</w:t>
      </w:r>
      <w:r w:rsidRPr="00F605BB">
        <w:rPr>
          <w:sz w:val="20"/>
        </w:rPr>
        <w:br/>
      </w:r>
      <w:r w:rsidRPr="00F605BB">
        <w:rPr>
          <w:rStyle w:val="VerbatimChar"/>
          <w:sz w:val="20"/>
        </w:rPr>
        <w:t>## PAY_2        1.131001e-01</w:t>
      </w:r>
      <w:r w:rsidRPr="00F605BB">
        <w:rPr>
          <w:sz w:val="20"/>
        </w:rPr>
        <w:br/>
      </w:r>
      <w:r w:rsidRPr="00F605BB">
        <w:rPr>
          <w:rStyle w:val="VerbatimChar"/>
          <w:sz w:val="20"/>
        </w:rPr>
        <w:t>## PAY_3        6.717697e-02</w:t>
      </w:r>
      <w:r w:rsidRPr="00F605BB">
        <w:rPr>
          <w:sz w:val="20"/>
        </w:rPr>
        <w:br/>
      </w:r>
      <w:r w:rsidRPr="00F605BB">
        <w:rPr>
          <w:rStyle w:val="VerbatimChar"/>
          <w:sz w:val="20"/>
        </w:rPr>
        <w:t>## PAY_4        4.649886e-02</w:t>
      </w:r>
      <w:r w:rsidRPr="00F605BB">
        <w:rPr>
          <w:sz w:val="20"/>
        </w:rPr>
        <w:br/>
      </w:r>
      <w:r w:rsidRPr="00F605BB">
        <w:rPr>
          <w:rStyle w:val="VerbatimChar"/>
          <w:sz w:val="20"/>
        </w:rPr>
        <w:t>## PAY_5        2.772981e-02</w:t>
      </w:r>
      <w:r w:rsidRPr="00F605BB">
        <w:rPr>
          <w:sz w:val="20"/>
        </w:rPr>
        <w:br/>
      </w:r>
      <w:r w:rsidRPr="00F605BB">
        <w:rPr>
          <w:rStyle w:val="VerbatimChar"/>
          <w:sz w:val="20"/>
        </w:rPr>
        <w:t>## PAY_6        2.647251e-02</w:t>
      </w:r>
      <w:r w:rsidRPr="00F605BB">
        <w:rPr>
          <w:sz w:val="20"/>
        </w:rPr>
        <w:br/>
      </w:r>
      <w:r w:rsidRPr="00F605BB">
        <w:rPr>
          <w:rStyle w:val="VerbatimChar"/>
          <w:sz w:val="20"/>
        </w:rPr>
        <w:t>## BILL_AMT1   -1.238980e-06</w:t>
      </w:r>
      <w:r w:rsidRPr="00F605BB">
        <w:rPr>
          <w:sz w:val="20"/>
        </w:rPr>
        <w:br/>
      </w:r>
      <w:r w:rsidRPr="00F605BB">
        <w:rPr>
          <w:rStyle w:val="VerbatimChar"/>
          <w:sz w:val="20"/>
        </w:rPr>
        <w:t>## BILL_AMT2   -3.329483e-07</w:t>
      </w:r>
      <w:r w:rsidRPr="00F605BB">
        <w:rPr>
          <w:sz w:val="20"/>
        </w:rPr>
        <w:br/>
      </w:r>
      <w:r w:rsidRPr="00F605BB">
        <w:rPr>
          <w:rStyle w:val="VerbatimChar"/>
          <w:sz w:val="20"/>
        </w:rPr>
        <w:t>## BILL_AMT3    1.000959e-08</w:t>
      </w:r>
      <w:r w:rsidRPr="00F605BB">
        <w:rPr>
          <w:sz w:val="20"/>
        </w:rPr>
        <w:br/>
      </w:r>
      <w:r w:rsidRPr="00F605BB">
        <w:rPr>
          <w:rStyle w:val="VerbatimChar"/>
          <w:sz w:val="20"/>
        </w:rPr>
        <w:t>## BILL_AMT4    1.804207e-07</w:t>
      </w:r>
      <w:r w:rsidRPr="00F605BB">
        <w:rPr>
          <w:sz w:val="20"/>
        </w:rPr>
        <w:br/>
      </w:r>
      <w:r w:rsidRPr="00F605BB">
        <w:rPr>
          <w:rStyle w:val="VerbatimChar"/>
          <w:sz w:val="20"/>
        </w:rPr>
        <w:t>## BILL_AMT5    2.003845e-07</w:t>
      </w:r>
      <w:r w:rsidRPr="00F605BB">
        <w:rPr>
          <w:sz w:val="20"/>
        </w:rPr>
        <w:br/>
      </w:r>
      <w:r w:rsidRPr="00F605BB">
        <w:rPr>
          <w:rStyle w:val="VerbatimChar"/>
          <w:sz w:val="20"/>
        </w:rPr>
        <w:t>## BILL_AMT6    1.346421e-07</w:t>
      </w:r>
      <w:r w:rsidRPr="00F605BB">
        <w:rPr>
          <w:sz w:val="20"/>
        </w:rPr>
        <w:br/>
      </w:r>
      <w:r w:rsidRPr="00F605BB">
        <w:rPr>
          <w:rStyle w:val="VerbatimChar"/>
          <w:sz w:val="20"/>
        </w:rPr>
        <w:t>## PAY_AMT1    -7.955619e-06</w:t>
      </w:r>
      <w:r w:rsidRPr="00F605BB">
        <w:rPr>
          <w:sz w:val="20"/>
        </w:rPr>
        <w:br/>
      </w:r>
      <w:r w:rsidRPr="00F605BB">
        <w:rPr>
          <w:rStyle w:val="VerbatimChar"/>
          <w:sz w:val="20"/>
        </w:rPr>
        <w:t>## PAY_AMT2    -6.034975e-06</w:t>
      </w:r>
      <w:r w:rsidRPr="00F605BB">
        <w:rPr>
          <w:sz w:val="20"/>
        </w:rPr>
        <w:br/>
      </w:r>
      <w:r w:rsidRPr="00F605BB">
        <w:rPr>
          <w:rStyle w:val="VerbatimChar"/>
          <w:sz w:val="20"/>
        </w:rPr>
        <w:t>## PAY_AMT3    -2.158064e-06</w:t>
      </w:r>
      <w:r w:rsidRPr="00F605BB">
        <w:rPr>
          <w:sz w:val="20"/>
        </w:rPr>
        <w:br/>
      </w:r>
      <w:r w:rsidRPr="00F605BB">
        <w:rPr>
          <w:rStyle w:val="VerbatimChar"/>
          <w:sz w:val="20"/>
        </w:rPr>
        <w:t>## PAY_AMT4    -4.786576e-06</w:t>
      </w:r>
      <w:r w:rsidRPr="00F605BB">
        <w:rPr>
          <w:sz w:val="20"/>
        </w:rPr>
        <w:br/>
      </w:r>
      <w:r w:rsidRPr="00F605BB">
        <w:rPr>
          <w:rStyle w:val="VerbatimChar"/>
          <w:sz w:val="20"/>
        </w:rPr>
        <w:t>## PAY_AMT5    -4.165057e-06</w:t>
      </w:r>
      <w:r w:rsidRPr="00F605BB">
        <w:rPr>
          <w:sz w:val="20"/>
        </w:rPr>
        <w:br/>
      </w:r>
      <w:r w:rsidRPr="00F605BB">
        <w:rPr>
          <w:rStyle w:val="VerbatimChar"/>
          <w:sz w:val="20"/>
        </w:rPr>
        <w:t>## PAY_AMT6    -3.424683e-06</w:t>
      </w:r>
    </w:p>
    <w:p w14:paraId="2FE61452" w14:textId="5EB376CB" w:rsidR="00FD0F70" w:rsidRPr="00FD0F70" w:rsidDel="00EC4C6E" w:rsidRDefault="00FD0F70" w:rsidP="00A13524">
      <w:pPr>
        <w:spacing w:after="0" w:line="240" w:lineRule="auto"/>
        <w:rPr>
          <w:del w:id="116" w:author="Roxanne Salinas" w:date="2019-12-05T17:13:00Z"/>
          <w:rFonts w:ascii="Times New Roman" w:eastAsia="Times New Roman" w:hAnsi="Times New Roman" w:cs="Times New Roman"/>
          <w:sz w:val="24"/>
          <w:szCs w:val="24"/>
        </w:rPr>
      </w:pPr>
    </w:p>
    <w:p w14:paraId="28A64CCE" w14:textId="1420FA71" w:rsidR="00EB7EAC" w:rsidDel="00EC4C6E" w:rsidRDefault="00EB7EAC" w:rsidP="00EB7EAC">
      <w:pPr>
        <w:rPr>
          <w:del w:id="117" w:author="Roxanne Salinas" w:date="2019-12-05T17:13:00Z"/>
          <w:rFonts w:ascii="Times New Roman" w:hAnsi="Times New Roman" w:cs="Times New Roman"/>
          <w:sz w:val="24"/>
          <w:szCs w:val="24"/>
        </w:rPr>
      </w:pPr>
      <w:r>
        <w:rPr>
          <w:rFonts w:ascii="Times New Roman" w:hAnsi="Times New Roman" w:cs="Times New Roman"/>
          <w:sz w:val="24"/>
          <w:szCs w:val="24"/>
        </w:rPr>
        <w:t xml:space="preserve">As we </w:t>
      </w:r>
      <w:ins w:id="118" w:author="Roxanne Salinas" w:date="2019-12-05T17:13:00Z">
        <w:r w:rsidR="00EC4C6E">
          <w:rPr>
            <w:rFonts w:ascii="Times New Roman" w:hAnsi="Times New Roman" w:cs="Times New Roman"/>
            <w:sz w:val="24"/>
            <w:szCs w:val="24"/>
          </w:rPr>
          <w:t xml:space="preserve">can </w:t>
        </w:r>
      </w:ins>
      <w:r>
        <w:rPr>
          <w:rFonts w:ascii="Times New Roman" w:hAnsi="Times New Roman" w:cs="Times New Roman"/>
          <w:sz w:val="24"/>
          <w:szCs w:val="24"/>
        </w:rPr>
        <w:t xml:space="preserve">see, some of the estimated coefficients </w:t>
      </w:r>
      <w:ins w:id="119" w:author="Roxanne Salinas" w:date="2019-12-05T17:13:00Z">
        <w:r w:rsidR="00EC4C6E">
          <w:rPr>
            <w:rFonts w:ascii="Times New Roman" w:hAnsi="Times New Roman" w:cs="Times New Roman"/>
            <w:sz w:val="24"/>
            <w:szCs w:val="24"/>
          </w:rPr>
          <w:t>are</w:t>
        </w:r>
      </w:ins>
      <w:del w:id="120" w:author="Roxanne Salinas" w:date="2019-12-05T17:13:00Z">
        <w:r w:rsidDel="00EC4C6E">
          <w:rPr>
            <w:rFonts w:ascii="Times New Roman" w:hAnsi="Times New Roman" w:cs="Times New Roman"/>
            <w:sz w:val="24"/>
            <w:szCs w:val="24"/>
          </w:rPr>
          <w:delText>as</w:delText>
        </w:r>
      </w:del>
      <w:r>
        <w:rPr>
          <w:rFonts w:ascii="Times New Roman" w:hAnsi="Times New Roman" w:cs="Times New Roman"/>
          <w:sz w:val="24"/>
          <w:szCs w:val="24"/>
        </w:rPr>
        <w:t xml:space="preserve"> very close to zero, yet none of them a</w:t>
      </w:r>
      <w:ins w:id="121" w:author="Roxanne Salinas" w:date="2019-12-05T17:13:00Z">
        <w:r w:rsidR="00EC4C6E">
          <w:rPr>
            <w:rFonts w:ascii="Times New Roman" w:hAnsi="Times New Roman" w:cs="Times New Roman"/>
            <w:sz w:val="24"/>
            <w:szCs w:val="24"/>
          </w:rPr>
          <w:t>re</w:t>
        </w:r>
      </w:ins>
      <w:del w:id="122" w:author="Roxanne Salinas" w:date="2019-12-05T17:13:00Z">
        <w:r w:rsidDel="00EC4C6E">
          <w:rPr>
            <w:rFonts w:ascii="Times New Roman" w:hAnsi="Times New Roman" w:cs="Times New Roman"/>
            <w:sz w:val="24"/>
            <w:szCs w:val="24"/>
          </w:rPr>
          <w:delText>s</w:delText>
        </w:r>
      </w:del>
      <w:r>
        <w:rPr>
          <w:rFonts w:ascii="Times New Roman" w:hAnsi="Times New Roman" w:cs="Times New Roman"/>
          <w:sz w:val="24"/>
          <w:szCs w:val="24"/>
        </w:rPr>
        <w:t xml:space="preserve"> zeros. </w:t>
      </w:r>
    </w:p>
    <w:p w14:paraId="0EDD4B76" w14:textId="3C6BE5B3" w:rsidR="00EB7EAC" w:rsidRDefault="00EB7EAC" w:rsidP="00EB7EAC">
      <w:pPr>
        <w:rPr>
          <w:rFonts w:ascii="Times New Roman" w:hAnsi="Times New Roman" w:cs="Times New Roman"/>
          <w:sz w:val="24"/>
          <w:szCs w:val="24"/>
        </w:rPr>
      </w:pPr>
      <w:r>
        <w:rPr>
          <w:rFonts w:ascii="Times New Roman" w:hAnsi="Times New Roman" w:cs="Times New Roman"/>
          <w:sz w:val="24"/>
          <w:szCs w:val="24"/>
        </w:rPr>
        <w:t xml:space="preserve">The test confusion matrix based on this regression </w:t>
      </w:r>
      <w:del w:id="123" w:author="Roxanne Salinas" w:date="2019-12-05T17:13:00Z">
        <w:r w:rsidDel="00EC4C6E">
          <w:rPr>
            <w:rFonts w:ascii="Times New Roman" w:hAnsi="Times New Roman" w:cs="Times New Roman"/>
            <w:sz w:val="24"/>
            <w:szCs w:val="24"/>
          </w:rPr>
          <w:delText xml:space="preserve">as </w:delText>
        </w:r>
      </w:del>
      <w:ins w:id="124" w:author="Roxanne Salinas" w:date="2019-12-05T17:13:00Z">
        <w:r w:rsidR="00EC4C6E">
          <w:rPr>
            <w:rFonts w:ascii="Times New Roman" w:hAnsi="Times New Roman" w:cs="Times New Roman"/>
            <w:sz w:val="24"/>
            <w:szCs w:val="24"/>
          </w:rPr>
          <w:t xml:space="preserve">is </w:t>
        </w:r>
      </w:ins>
      <w:ins w:id="125" w:author="Roxanne Salinas" w:date="2019-12-05T17:14:00Z">
        <w:r w:rsidR="00EC4C6E">
          <w:rPr>
            <w:rFonts w:ascii="Times New Roman" w:hAnsi="Times New Roman" w:cs="Times New Roman"/>
            <w:sz w:val="24"/>
            <w:szCs w:val="24"/>
          </w:rPr>
          <w:t>shown in table 7.</w:t>
        </w:r>
      </w:ins>
      <w:del w:id="126" w:author="Roxanne Salinas" w:date="2019-12-05T17:14:00Z">
        <w:r w:rsidDel="00EC4C6E">
          <w:rPr>
            <w:rFonts w:ascii="Times New Roman" w:hAnsi="Times New Roman" w:cs="Times New Roman"/>
            <w:sz w:val="24"/>
            <w:szCs w:val="24"/>
          </w:rPr>
          <w:delText>follows:</w:delText>
        </w:r>
      </w:del>
      <w:ins w:id="127" w:author="Roxanne Salinas" w:date="2019-12-05T17:14:00Z">
        <w:r w:rsidR="00EC4C6E">
          <w:rPr>
            <w:rFonts w:ascii="Times New Roman" w:hAnsi="Times New Roman" w:cs="Times New Roman"/>
            <w:sz w:val="24"/>
            <w:szCs w:val="24"/>
          </w:rPr>
          <w:t xml:space="preserve">  This model also has a high misclassification rate for defaulters.</w:t>
        </w:r>
      </w:ins>
    </w:p>
    <w:p w14:paraId="4436CA7C" w14:textId="3D062E7F" w:rsidR="00F714BD" w:rsidRDefault="00F714BD" w:rsidP="00F714BD">
      <w:pPr>
        <w:pStyle w:val="Caption"/>
        <w:keepNext/>
      </w:pPr>
      <w:bookmarkStart w:id="128" w:name="_Toc26440283"/>
      <w:r>
        <w:t xml:space="preserve">Table </w:t>
      </w:r>
      <w:r w:rsidR="00514A04">
        <w:fldChar w:fldCharType="begin"/>
      </w:r>
      <w:r w:rsidR="00514A04">
        <w:instrText xml:space="preserve"> SEQ Table \* ARABIC </w:instrText>
      </w:r>
      <w:r w:rsidR="00514A04">
        <w:fldChar w:fldCharType="separate"/>
      </w:r>
      <w:r w:rsidR="00914851">
        <w:rPr>
          <w:noProof/>
        </w:rPr>
        <w:t>7</w:t>
      </w:r>
      <w:r w:rsidR="00514A04">
        <w:rPr>
          <w:noProof/>
        </w:rPr>
        <w:fldChar w:fldCharType="end"/>
      </w:r>
      <w:r>
        <w:t xml:space="preserve">: Confusion matrix for ridge </w:t>
      </w:r>
      <w:r w:rsidR="00FD2C38">
        <w:t>logistic</w:t>
      </w:r>
      <w:r>
        <w:t xml:space="preserve"> regression with 1se lambda</w:t>
      </w:r>
      <w:bookmarkEnd w:id="128"/>
    </w:p>
    <w:p w14:paraId="71C71C07" w14:textId="77777777" w:rsidR="00F605BB" w:rsidRPr="00F605BB" w:rsidRDefault="00F605BB" w:rsidP="00F605B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6995 1852</w:t>
      </w:r>
      <w:r w:rsidRPr="00F605BB">
        <w:rPr>
          <w:sz w:val="20"/>
        </w:rPr>
        <w:br/>
      </w:r>
      <w:r w:rsidRPr="00F605BB">
        <w:rPr>
          <w:rStyle w:val="VerbatimChar"/>
          <w:sz w:val="20"/>
        </w:rPr>
        <w:t>##          1   48  105</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0.7889          </w:t>
      </w:r>
      <w:r w:rsidRPr="00F605BB">
        <w:rPr>
          <w:sz w:val="20"/>
        </w:rPr>
        <w:br/>
      </w:r>
      <w:r w:rsidRPr="00F605BB">
        <w:rPr>
          <w:rStyle w:val="VerbatimChar"/>
          <w:sz w:val="20"/>
        </w:rPr>
        <w:t>##                  95% CI : (0.7803, 0.7973)</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0.07403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0.0702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 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0.99318         </w:t>
      </w:r>
      <w:r w:rsidRPr="00F605BB">
        <w:rPr>
          <w:sz w:val="20"/>
        </w:rPr>
        <w:br/>
      </w:r>
      <w:r w:rsidRPr="00F605BB">
        <w:rPr>
          <w:rStyle w:val="VerbatimChar"/>
          <w:sz w:val="20"/>
        </w:rPr>
        <w:t xml:space="preserve">##             Specificity : 0.05365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0.79066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0.68627         </w:t>
      </w:r>
      <w:r w:rsidRPr="00F605BB">
        <w:rPr>
          <w:sz w:val="20"/>
        </w:rPr>
        <w:br/>
      </w:r>
      <w:r w:rsidRPr="00F605BB">
        <w:rPr>
          <w:rStyle w:val="VerbatimChar"/>
          <w:sz w:val="20"/>
        </w:rPr>
        <w:t xml:space="preserve">##              Prevalence : 0.78256         </w:t>
      </w:r>
      <w:r w:rsidRPr="00F605BB">
        <w:rPr>
          <w:sz w:val="20"/>
        </w:rPr>
        <w:br/>
      </w:r>
      <w:r w:rsidRPr="00F605BB">
        <w:rPr>
          <w:rStyle w:val="VerbatimChar"/>
          <w:sz w:val="20"/>
        </w:rPr>
        <w:t xml:space="preserve">##          Detection Rate : 0.77722         </w:t>
      </w:r>
      <w:r w:rsidRPr="00F605BB">
        <w:rPr>
          <w:sz w:val="20"/>
        </w:rPr>
        <w:br/>
      </w:r>
      <w:r w:rsidRPr="00F605BB">
        <w:rPr>
          <w:rStyle w:val="VerbatimChar"/>
          <w:sz w:val="20"/>
        </w:rPr>
        <w:t xml:space="preserve">##    Detection Prevalence : 0.98300         </w:t>
      </w:r>
      <w:r w:rsidRPr="00F605BB">
        <w:rPr>
          <w:sz w:val="20"/>
        </w:rPr>
        <w:br/>
      </w:r>
      <w:r w:rsidRPr="00F605BB">
        <w:rPr>
          <w:rStyle w:val="VerbatimChar"/>
          <w:sz w:val="20"/>
        </w:rPr>
        <w:t xml:space="preserve">##       Balanced Accuracy : 0.52342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4861924D" w14:textId="27F4D641" w:rsidR="009332E3" w:rsidDel="00995982" w:rsidRDefault="009332E3" w:rsidP="00A13524">
      <w:pPr>
        <w:spacing w:after="0" w:line="240" w:lineRule="auto"/>
        <w:rPr>
          <w:del w:id="129" w:author="Roxanne Salinas" w:date="2019-12-05T17:21:00Z"/>
          <w:rFonts w:ascii="Times New Roman" w:eastAsia="Times New Roman" w:hAnsi="Times New Roman" w:cs="Times New Roman"/>
          <w:sz w:val="24"/>
          <w:szCs w:val="24"/>
        </w:rPr>
      </w:pPr>
    </w:p>
    <w:p w14:paraId="7B5DE127" w14:textId="61F9A230" w:rsidR="00EB7EAC" w:rsidDel="00995982" w:rsidRDefault="00D209F9" w:rsidP="00A13524">
      <w:pPr>
        <w:spacing w:after="0" w:line="240" w:lineRule="auto"/>
        <w:rPr>
          <w:del w:id="130" w:author="Roxanne Salinas" w:date="2019-12-05T17:20:00Z"/>
          <w:rFonts w:ascii="Times New Roman" w:eastAsia="Times New Roman" w:hAnsi="Times New Roman" w:cs="Times New Roman"/>
          <w:sz w:val="24"/>
          <w:szCs w:val="24"/>
        </w:rPr>
      </w:pPr>
      <w:del w:id="131" w:author="Roxanne Salinas" w:date="2019-12-05T17:15:00Z">
        <w:r w:rsidDel="002142C7">
          <w:rPr>
            <w:rFonts w:ascii="Times New Roman" w:eastAsia="Times New Roman" w:hAnsi="Times New Roman" w:cs="Times New Roman"/>
            <w:sz w:val="24"/>
            <w:szCs w:val="24"/>
          </w:rPr>
          <w:delText>And t</w:delText>
        </w:r>
      </w:del>
      <w:ins w:id="132" w:author="Roxanne Salinas" w:date="2019-12-05T17:15:00Z">
        <w:r w:rsidR="002142C7">
          <w:rPr>
            <w:rFonts w:ascii="Times New Roman" w:eastAsia="Times New Roman" w:hAnsi="Times New Roman" w:cs="Times New Roman"/>
            <w:sz w:val="24"/>
            <w:szCs w:val="24"/>
          </w:rPr>
          <w:t>T</w:t>
        </w:r>
      </w:ins>
      <w:r>
        <w:rPr>
          <w:rFonts w:ascii="Times New Roman" w:eastAsia="Times New Roman" w:hAnsi="Times New Roman" w:cs="Times New Roman"/>
          <w:sz w:val="24"/>
          <w:szCs w:val="24"/>
        </w:rPr>
        <w:t>he ROC curve for ridge regression with 1se lambda is</w:t>
      </w:r>
      <w:ins w:id="133" w:author="Roxanne Salinas" w:date="2019-12-05T17:15:00Z">
        <w:r w:rsidR="002142C7">
          <w:rPr>
            <w:rFonts w:ascii="Times New Roman" w:eastAsia="Times New Roman" w:hAnsi="Times New Roman" w:cs="Times New Roman"/>
            <w:sz w:val="24"/>
            <w:szCs w:val="24"/>
          </w:rPr>
          <w:t xml:space="preserve"> shown below.</w:t>
        </w:r>
      </w:ins>
      <w:del w:id="134" w:author="Roxanne Salinas" w:date="2019-12-05T17:15:00Z">
        <w:r w:rsidDel="002142C7">
          <w:rPr>
            <w:rFonts w:ascii="Times New Roman" w:eastAsia="Times New Roman" w:hAnsi="Times New Roman" w:cs="Times New Roman"/>
            <w:sz w:val="24"/>
            <w:szCs w:val="24"/>
          </w:rPr>
          <w:delText>:</w:delText>
        </w:r>
      </w:del>
    </w:p>
    <w:p w14:paraId="5B93820A" w14:textId="40CFF77C" w:rsidR="00D209F9" w:rsidDel="00995982" w:rsidRDefault="00D209F9" w:rsidP="00A13524">
      <w:pPr>
        <w:spacing w:after="0" w:line="240" w:lineRule="auto"/>
        <w:rPr>
          <w:del w:id="135" w:author="Roxanne Salinas" w:date="2019-12-05T17:20:00Z"/>
          <w:rFonts w:ascii="Times New Roman" w:eastAsia="Times New Roman" w:hAnsi="Times New Roman" w:cs="Times New Roman"/>
          <w:sz w:val="24"/>
          <w:szCs w:val="24"/>
        </w:rPr>
      </w:pPr>
    </w:p>
    <w:p w14:paraId="0FAC704E" w14:textId="66C48FA0" w:rsidR="00F714BD" w:rsidRDefault="000E3171" w:rsidP="00F714BD">
      <w:pPr>
        <w:keepNext/>
        <w:spacing w:after="0" w:line="240" w:lineRule="auto"/>
      </w:pPr>
      <w:r>
        <w:rPr>
          <w:noProof/>
        </w:rPr>
        <w:drawing>
          <wp:inline distT="0" distB="0" distL="0" distR="0" wp14:anchorId="1DC6EE01" wp14:editId="52DAB028">
            <wp:extent cx="5041942" cy="32040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918" cy="3225595"/>
                    </a:xfrm>
                    <a:prstGeom prst="rect">
                      <a:avLst/>
                    </a:prstGeom>
                  </pic:spPr>
                </pic:pic>
              </a:graphicData>
            </a:graphic>
          </wp:inline>
        </w:drawing>
      </w:r>
    </w:p>
    <w:p w14:paraId="44F090A0" w14:textId="76EA836A" w:rsidR="00D209F9" w:rsidRDefault="00F714BD" w:rsidP="00F714BD">
      <w:pPr>
        <w:pStyle w:val="Caption"/>
        <w:rPr>
          <w:rFonts w:ascii="Times New Roman" w:eastAsia="Times New Roman" w:hAnsi="Times New Roman" w:cs="Times New Roman"/>
          <w:sz w:val="24"/>
          <w:szCs w:val="24"/>
        </w:rPr>
      </w:pPr>
      <w:bookmarkStart w:id="136" w:name="_Toc26440322"/>
      <w:r>
        <w:t xml:space="preserve">Figure </w:t>
      </w:r>
      <w:r w:rsidR="00514A04">
        <w:fldChar w:fldCharType="begin"/>
      </w:r>
      <w:r w:rsidR="00514A04">
        <w:instrText xml:space="preserve"> SEQ Figure \* ARABIC </w:instrText>
      </w:r>
      <w:r w:rsidR="00514A04">
        <w:fldChar w:fldCharType="separate"/>
      </w:r>
      <w:r w:rsidR="005A3965">
        <w:rPr>
          <w:noProof/>
        </w:rPr>
        <w:t>6</w:t>
      </w:r>
      <w:r w:rsidR="00514A04">
        <w:rPr>
          <w:noProof/>
        </w:rPr>
        <w:fldChar w:fldCharType="end"/>
      </w:r>
      <w:r>
        <w:t>: Roc curve for ridge logistic regression with 1se lambda</w:t>
      </w:r>
      <w:bookmarkEnd w:id="136"/>
    </w:p>
    <w:p w14:paraId="5BE91F8B" w14:textId="7C689743" w:rsidR="00D209F9" w:rsidRDefault="00D209F9" w:rsidP="00A135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saw above, ridge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regressions (based on minimum and 1se lambdas) do not perform better than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without regularization.</w:t>
      </w:r>
    </w:p>
    <w:p w14:paraId="196BF409" w14:textId="77777777" w:rsidR="00D209F9" w:rsidRDefault="00D209F9" w:rsidP="00A13524">
      <w:pPr>
        <w:spacing w:after="0" w:line="240" w:lineRule="auto"/>
        <w:rPr>
          <w:rFonts w:ascii="Times New Roman" w:eastAsia="Times New Roman" w:hAnsi="Times New Roman" w:cs="Times New Roman"/>
          <w:sz w:val="24"/>
          <w:szCs w:val="24"/>
        </w:rPr>
      </w:pPr>
    </w:p>
    <w:p w14:paraId="5D7DBD42" w14:textId="20CFC99A" w:rsidR="00D209F9" w:rsidRDefault="00514A04" w:rsidP="007B7F5E">
      <w:pPr>
        <w:pStyle w:val="Heading3"/>
        <w:rPr>
          <w:rFonts w:eastAsia="Times New Roman"/>
        </w:rPr>
      </w:pPr>
      <w:bookmarkStart w:id="137" w:name="_Toc26440347"/>
      <w:r>
        <w:rPr>
          <w:rFonts w:eastAsia="Times New Roman"/>
        </w:rPr>
        <w:t>3.2.2 LASSO Logistic</w:t>
      </w:r>
      <w:r w:rsidR="007B7F5E">
        <w:rPr>
          <w:rFonts w:eastAsia="Times New Roman"/>
        </w:rPr>
        <w:t xml:space="preserve"> Regression</w:t>
      </w:r>
      <w:bookmarkEnd w:id="137"/>
    </w:p>
    <w:p w14:paraId="3BD26B76" w14:textId="05C7ECC7" w:rsidR="007B7F5E" w:rsidDel="00995982" w:rsidRDefault="007B7F5E" w:rsidP="00A13524">
      <w:pPr>
        <w:spacing w:after="0" w:line="240" w:lineRule="auto"/>
        <w:rPr>
          <w:del w:id="138" w:author="Roxanne Salinas" w:date="2019-12-05T17:20:00Z"/>
          <w:rFonts w:ascii="Times New Roman" w:eastAsia="Times New Roman" w:hAnsi="Times New Roman" w:cs="Times New Roman"/>
          <w:sz w:val="24"/>
          <w:szCs w:val="24"/>
        </w:rPr>
      </w:pPr>
      <w:r>
        <w:rPr>
          <w:rFonts w:ascii="Times New Roman" w:eastAsia="Times New Roman" w:hAnsi="Times New Roman" w:cs="Times New Roman"/>
          <w:sz w:val="24"/>
          <w:szCs w:val="24"/>
        </w:rPr>
        <w:t>Using</w:t>
      </w:r>
      <w:del w:id="139" w:author="Roxanne Salinas" w:date="2019-12-05T17:16:00Z">
        <w:r w:rsidDel="00CB5392">
          <w:rPr>
            <w:rFonts w:ascii="Times New Roman" w:eastAsia="Times New Roman" w:hAnsi="Times New Roman" w:cs="Times New Roman"/>
            <w:sz w:val="24"/>
            <w:szCs w:val="24"/>
          </w:rPr>
          <w:delText xml:space="preserve"> </w:delText>
        </w:r>
      </w:del>
      <w:ins w:id="140" w:author="Roxanne Salinas" w:date="2019-12-05T17:16:00Z">
        <w:r w:rsidR="00CB5392">
          <w:rPr>
            <w:rFonts w:ascii="Times New Roman" w:eastAsia="Times New Roman" w:hAnsi="Times New Roman" w:cs="Times New Roman"/>
            <w:sz w:val="24"/>
            <w:szCs w:val="24"/>
          </w:rPr>
          <w:t xml:space="preserve"> </w:t>
        </w:r>
      </w:ins>
      <w:del w:id="141" w:author="Roxanne Salinas" w:date="2019-12-05T17:16:00Z">
        <w:r w:rsidDel="00CB5392">
          <w:rPr>
            <w:rFonts w:ascii="Times New Roman" w:eastAsia="Times New Roman" w:hAnsi="Times New Roman" w:cs="Times New Roman"/>
            <w:sz w:val="24"/>
            <w:szCs w:val="24"/>
          </w:rPr>
          <w:delText xml:space="preserve">similar </w:delText>
        </w:r>
      </w:del>
      <w:ins w:id="142" w:author="Roxanne Salinas" w:date="2019-12-05T17:16:00Z">
        <w:r w:rsidR="00CB5392">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method</w:t>
      </w:r>
      <w:ins w:id="143" w:author="Roxanne Salinas" w:date="2019-12-05T17:16:00Z">
        <w:r w:rsidR="00CB5392" w:rsidRPr="00CB5392">
          <w:rPr>
            <w:rFonts w:ascii="Times New Roman" w:eastAsia="Times New Roman" w:hAnsi="Times New Roman" w:cs="Times New Roman"/>
            <w:sz w:val="24"/>
            <w:szCs w:val="24"/>
          </w:rPr>
          <w:t xml:space="preserve"> </w:t>
        </w:r>
        <w:r w:rsidR="00CB5392">
          <w:rPr>
            <w:rFonts w:ascii="Times New Roman" w:eastAsia="Times New Roman" w:hAnsi="Times New Roman" w:cs="Times New Roman"/>
            <w:sz w:val="24"/>
            <w:szCs w:val="24"/>
          </w:rPr>
          <w:t xml:space="preserve">similar to </w:t>
        </w:r>
      </w:ins>
      <w:ins w:id="144" w:author="Roxanne Salinas" w:date="2019-12-05T17:18:00Z">
        <w:r w:rsidR="00CB5392">
          <w:rPr>
            <w:rFonts w:ascii="Times New Roman" w:eastAsia="Times New Roman" w:hAnsi="Times New Roman" w:cs="Times New Roman"/>
            <w:sz w:val="24"/>
            <w:szCs w:val="24"/>
          </w:rPr>
          <w:t xml:space="preserve">the one used for </w:t>
        </w:r>
      </w:ins>
      <w:ins w:id="145" w:author="Roxanne Salinas" w:date="2019-12-05T17:16:00Z">
        <w:r w:rsidR="00CB5392">
          <w:rPr>
            <w:rFonts w:ascii="Times New Roman" w:eastAsia="Times New Roman" w:hAnsi="Times New Roman" w:cs="Times New Roman"/>
            <w:sz w:val="24"/>
            <w:szCs w:val="24"/>
          </w:rPr>
          <w:t xml:space="preserve">ridge regression, </w:t>
        </w:r>
      </w:ins>
      <w:ins w:id="146" w:author="Roxanne Salinas" w:date="2019-12-05T17:17:00Z">
        <w:r w:rsidR="00CB5392">
          <w:rPr>
            <w:rFonts w:ascii="Times New Roman" w:eastAsia="Times New Roman" w:hAnsi="Times New Roman" w:cs="Times New Roman"/>
            <w:sz w:val="24"/>
            <w:szCs w:val="24"/>
          </w:rPr>
          <w:t xml:space="preserve">we </w:t>
        </w:r>
      </w:ins>
      <w:del w:id="147" w:author="Roxanne Salinas" w:date="2019-12-05T17:17:00Z">
        <w:r w:rsidDel="00CB5392">
          <w:rPr>
            <w:rFonts w:ascii="Times New Roman" w:eastAsia="Times New Roman" w:hAnsi="Times New Roman" w:cs="Times New Roman"/>
            <w:sz w:val="24"/>
            <w:szCs w:val="24"/>
          </w:rPr>
          <w:delText xml:space="preserve"> of </w:delText>
        </w:r>
      </w:del>
      <w:r>
        <w:rPr>
          <w:rFonts w:ascii="Times New Roman" w:eastAsia="Times New Roman" w:hAnsi="Times New Roman" w:cs="Times New Roman"/>
          <w:sz w:val="24"/>
          <w:szCs w:val="24"/>
        </w:rPr>
        <w:t>obtain</w:t>
      </w:r>
      <w:ins w:id="148" w:author="Roxanne Salinas" w:date="2019-12-05T17:17:00Z">
        <w:r w:rsidR="00CB5392">
          <w:rPr>
            <w:rFonts w:ascii="Times New Roman" w:eastAsia="Times New Roman" w:hAnsi="Times New Roman" w:cs="Times New Roman"/>
            <w:sz w:val="24"/>
            <w:szCs w:val="24"/>
          </w:rPr>
          <w:t>ed the</w:t>
        </w:r>
      </w:ins>
      <w:del w:id="149" w:author="Roxanne Salinas" w:date="2019-12-05T17:17:00Z">
        <w:r w:rsidDel="00CB5392">
          <w:rPr>
            <w:rFonts w:ascii="Times New Roman" w:eastAsia="Times New Roman" w:hAnsi="Times New Roman" w:cs="Times New Roman"/>
            <w:sz w:val="24"/>
            <w:szCs w:val="24"/>
          </w:rPr>
          <w:delText>ing</w:delText>
        </w:r>
      </w:del>
      <w:r>
        <w:rPr>
          <w:rFonts w:ascii="Times New Roman" w:eastAsia="Times New Roman" w:hAnsi="Times New Roman" w:cs="Times New Roman"/>
          <w:sz w:val="24"/>
          <w:szCs w:val="24"/>
        </w:rPr>
        <w:t xml:space="preserve"> tuning parameter </w:t>
      </w:r>
      <w:ins w:id="150" w:author="Roxanne Salinas" w:date="2019-12-05T17:19:00Z">
        <w:r w:rsidR="00A53E00">
          <w:rPr>
            <w:rFonts w:ascii="Times New Roman" w:eastAsia="Times New Roman" w:hAnsi="Times New Roman" w:cs="Times New Roman"/>
            <w:sz w:val="24"/>
            <w:szCs w:val="24"/>
          </w:rPr>
          <w:t xml:space="preserve">using </w:t>
        </w:r>
      </w:ins>
      <w:del w:id="151" w:author="Roxanne Salinas" w:date="2019-12-05T17:19:00Z">
        <w:r w:rsidDel="00A53E0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cross </w:t>
      </w:r>
      <w:del w:id="152" w:author="Roxanne Salinas" w:date="2019-12-05T17:17:00Z">
        <w:r w:rsidDel="00CB5392">
          <w:rPr>
            <w:rFonts w:ascii="Times New Roman" w:eastAsia="Times New Roman" w:hAnsi="Times New Roman" w:cs="Times New Roman"/>
            <w:sz w:val="24"/>
            <w:szCs w:val="24"/>
          </w:rPr>
          <w:delText xml:space="preserve">validation) </w:delText>
        </w:r>
      </w:del>
      <w:ins w:id="153" w:author="Roxanne Salinas" w:date="2019-12-05T17:17:00Z">
        <w:r w:rsidR="00CB5392">
          <w:rPr>
            <w:rFonts w:ascii="Times New Roman" w:eastAsia="Times New Roman" w:hAnsi="Times New Roman" w:cs="Times New Roman"/>
            <w:sz w:val="24"/>
            <w:szCs w:val="24"/>
          </w:rPr>
          <w:t xml:space="preserve">validation and then </w:t>
        </w:r>
      </w:ins>
      <w:del w:id="154" w:author="Roxanne Salinas" w:date="2019-12-05T17:17:00Z">
        <w:r w:rsidDel="00CB5392">
          <w:rPr>
            <w:rFonts w:ascii="Times New Roman" w:eastAsia="Times New Roman" w:hAnsi="Times New Roman" w:cs="Times New Roman"/>
            <w:sz w:val="24"/>
            <w:szCs w:val="24"/>
          </w:rPr>
          <w:delText xml:space="preserve">we </w:delText>
        </w:r>
      </w:del>
      <w:r>
        <w:rPr>
          <w:rFonts w:ascii="Times New Roman" w:eastAsia="Times New Roman" w:hAnsi="Times New Roman" w:cs="Times New Roman"/>
          <w:sz w:val="24"/>
          <w:szCs w:val="24"/>
        </w:rPr>
        <w:t>fit</w:t>
      </w:r>
      <w:del w:id="155" w:author="Roxanne Salinas" w:date="2019-12-05T17:17:00Z">
        <w:r w:rsidDel="00CB5392">
          <w:rPr>
            <w:rFonts w:ascii="Times New Roman" w:eastAsia="Times New Roman" w:hAnsi="Times New Roman" w:cs="Times New Roman"/>
            <w:sz w:val="24"/>
            <w:szCs w:val="24"/>
          </w:rPr>
          <w:delText>ted</w:delText>
        </w:r>
      </w:del>
      <w:r>
        <w:rPr>
          <w:rFonts w:ascii="Times New Roman" w:eastAsia="Times New Roman" w:hAnsi="Times New Roman" w:cs="Times New Roman"/>
          <w:sz w:val="24"/>
          <w:szCs w:val="24"/>
        </w:rPr>
        <w:t xml:space="preserve"> two types of </w:t>
      </w:r>
      <w:del w:id="156" w:author="Roxanne Salinas" w:date="2019-12-05T17:20:00Z">
        <w:r w:rsidDel="00A53E00">
          <w:rPr>
            <w:rFonts w:ascii="Times New Roman" w:eastAsia="Times New Roman" w:hAnsi="Times New Roman" w:cs="Times New Roman"/>
            <w:sz w:val="24"/>
            <w:szCs w:val="24"/>
          </w:rPr>
          <w:delText xml:space="preserve">Lasso </w:delText>
        </w:r>
      </w:del>
      <w:ins w:id="157" w:author="Roxanne Salinas" w:date="2019-12-05T17:20:00Z">
        <w:r w:rsidR="00A53E00">
          <w:rPr>
            <w:rFonts w:ascii="Times New Roman" w:eastAsia="Times New Roman" w:hAnsi="Times New Roman" w:cs="Times New Roman"/>
            <w:sz w:val="24"/>
            <w:szCs w:val="24"/>
          </w:rPr>
          <w:t xml:space="preserve">LASSO </w:t>
        </w:r>
      </w:ins>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The following plot shows the cross validated tuning parameters for </w:t>
      </w:r>
      <w:del w:id="158" w:author="Roxanne Salinas" w:date="2019-12-05T17:20:00Z">
        <w:r w:rsidDel="00A53E00">
          <w:rPr>
            <w:rFonts w:ascii="Times New Roman" w:eastAsia="Times New Roman" w:hAnsi="Times New Roman" w:cs="Times New Roman"/>
            <w:sz w:val="24"/>
            <w:szCs w:val="24"/>
          </w:rPr>
          <w:delText xml:space="preserve">lasso </w:delText>
        </w:r>
      </w:del>
      <w:ins w:id="159" w:author="Roxanne Salinas" w:date="2019-12-05T17:20:00Z">
        <w:r w:rsidR="00A53E00">
          <w:rPr>
            <w:rFonts w:ascii="Times New Roman" w:eastAsia="Times New Roman" w:hAnsi="Times New Roman" w:cs="Times New Roman"/>
            <w:sz w:val="24"/>
            <w:szCs w:val="24"/>
          </w:rPr>
          <w:t xml:space="preserve">LASSO </w:t>
        </w:r>
      </w:ins>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w:t>
      </w:r>
    </w:p>
    <w:p w14:paraId="12716995" w14:textId="140DBD3C" w:rsidR="007B7F5E" w:rsidRDefault="007B7F5E" w:rsidP="00A13524">
      <w:pPr>
        <w:spacing w:after="0" w:line="240" w:lineRule="auto"/>
        <w:rPr>
          <w:rFonts w:ascii="Times New Roman" w:eastAsia="Times New Roman" w:hAnsi="Times New Roman" w:cs="Times New Roman"/>
          <w:sz w:val="24"/>
          <w:szCs w:val="24"/>
        </w:rPr>
      </w:pPr>
    </w:p>
    <w:p w14:paraId="6E2162F6" w14:textId="3E5F4DCC" w:rsidR="00554528" w:rsidDel="00995982" w:rsidRDefault="00554528" w:rsidP="00A13524">
      <w:pPr>
        <w:spacing w:after="0" w:line="240" w:lineRule="auto"/>
        <w:rPr>
          <w:del w:id="160" w:author="Roxanne Salinas" w:date="2019-12-05T17:20:00Z"/>
          <w:rFonts w:ascii="Times New Roman" w:eastAsia="Times New Roman" w:hAnsi="Times New Roman" w:cs="Times New Roman"/>
          <w:sz w:val="24"/>
          <w:szCs w:val="24"/>
        </w:rPr>
      </w:pPr>
      <w:r>
        <w:rPr>
          <w:noProof/>
        </w:rPr>
        <w:drawing>
          <wp:inline distT="0" distB="0" distL="0" distR="0" wp14:anchorId="33F05AFC" wp14:editId="4A7589D3">
            <wp:extent cx="5514975" cy="3425981"/>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08"/>
                    <a:stretch/>
                  </pic:blipFill>
                  <pic:spPr bwMode="auto">
                    <a:xfrm>
                      <a:off x="0" y="0"/>
                      <a:ext cx="5551423" cy="3448623"/>
                    </a:xfrm>
                    <a:prstGeom prst="rect">
                      <a:avLst/>
                    </a:prstGeom>
                    <a:ln>
                      <a:noFill/>
                    </a:ln>
                    <a:extLst>
                      <a:ext uri="{53640926-AAD7-44D8-BBD7-CCE9431645EC}">
                        <a14:shadowObscured xmlns:a14="http://schemas.microsoft.com/office/drawing/2010/main"/>
                      </a:ext>
                    </a:extLst>
                  </pic:spPr>
                </pic:pic>
              </a:graphicData>
            </a:graphic>
          </wp:inline>
        </w:drawing>
      </w:r>
    </w:p>
    <w:p w14:paraId="424E20B3" w14:textId="69385B48" w:rsidR="00F714BD" w:rsidDel="00995982" w:rsidRDefault="00F714BD">
      <w:pPr>
        <w:spacing w:after="0" w:line="240" w:lineRule="auto"/>
        <w:rPr>
          <w:del w:id="161" w:author="Roxanne Salinas" w:date="2019-12-05T17:20:00Z"/>
        </w:rPr>
        <w:pPrChange w:id="162" w:author="Roxanne Salinas" w:date="2019-12-05T17:20:00Z">
          <w:pPr>
            <w:keepNext/>
            <w:spacing w:after="0" w:line="240" w:lineRule="auto"/>
          </w:pPr>
        </w:pPrChange>
      </w:pPr>
    </w:p>
    <w:p w14:paraId="23EC3932" w14:textId="6902734A" w:rsidR="007B7F5E" w:rsidRDefault="00995982" w:rsidP="00F714BD">
      <w:pPr>
        <w:pStyle w:val="Caption"/>
        <w:rPr>
          <w:rFonts w:ascii="Times New Roman" w:eastAsia="Times New Roman" w:hAnsi="Times New Roman" w:cs="Times New Roman"/>
          <w:sz w:val="24"/>
          <w:szCs w:val="24"/>
        </w:rPr>
      </w:pPr>
      <w:bookmarkStart w:id="163" w:name="_Toc26440323"/>
      <w:ins w:id="164" w:author="Roxanne Salinas" w:date="2019-12-05T17:22:00Z">
        <w:r>
          <w:t xml:space="preserve">                              </w:t>
        </w:r>
      </w:ins>
      <w:r w:rsidR="00F714BD">
        <w:t xml:space="preserve">Figure </w:t>
      </w:r>
      <w:r w:rsidR="00514A04">
        <w:fldChar w:fldCharType="begin"/>
      </w:r>
      <w:r w:rsidR="00514A04">
        <w:instrText xml:space="preserve"> SEQ Figure \* ARABIC </w:instrText>
      </w:r>
      <w:r w:rsidR="00514A04">
        <w:fldChar w:fldCharType="separate"/>
      </w:r>
      <w:r w:rsidR="005A3965">
        <w:rPr>
          <w:noProof/>
        </w:rPr>
        <w:t>7</w:t>
      </w:r>
      <w:r w:rsidR="00514A04">
        <w:rPr>
          <w:noProof/>
        </w:rPr>
        <w:fldChar w:fldCharType="end"/>
      </w:r>
      <w:r w:rsidR="00F714BD">
        <w:t>: Misclassification error plot for various lambda-Lasso</w:t>
      </w:r>
      <w:bookmarkEnd w:id="163"/>
    </w:p>
    <w:p w14:paraId="308F5E03" w14:textId="1E0DC06A" w:rsidR="00C355B0" w:rsidDel="00995982" w:rsidRDefault="00C355B0" w:rsidP="00A13524">
      <w:pPr>
        <w:spacing w:after="0" w:line="240" w:lineRule="auto"/>
        <w:rPr>
          <w:del w:id="165" w:author="Roxanne Salinas" w:date="2019-12-05T17:22:00Z"/>
          <w:rFonts w:ascii="Times New Roman" w:eastAsia="Times New Roman" w:hAnsi="Times New Roman" w:cs="Times New Roman"/>
          <w:sz w:val="24"/>
          <w:szCs w:val="24"/>
        </w:rPr>
      </w:pPr>
    </w:p>
    <w:p w14:paraId="140C7F35" w14:textId="0091D41D" w:rsidR="00EB7EAC" w:rsidRDefault="0043622C" w:rsidP="0043622C">
      <w:pPr>
        <w:pStyle w:val="Heading4"/>
        <w:rPr>
          <w:rFonts w:eastAsia="Times New Roman"/>
        </w:rPr>
      </w:pPr>
      <w:r>
        <w:rPr>
          <w:rFonts w:eastAsia="Times New Roman"/>
        </w:rPr>
        <w:t xml:space="preserve">3.2.2.1 LASSO </w:t>
      </w:r>
      <w:r w:rsidR="00FD2C38">
        <w:rPr>
          <w:rFonts w:eastAsia="Times New Roman"/>
        </w:rPr>
        <w:t>Logistic</w:t>
      </w:r>
      <w:r>
        <w:rPr>
          <w:rFonts w:eastAsia="Times New Roman"/>
        </w:rPr>
        <w:t xml:space="preserve"> Regression with Minimum Lambda</w:t>
      </w:r>
    </w:p>
    <w:p w14:paraId="3E78D4B1" w14:textId="3F5ABCA7" w:rsidR="000A21E6" w:rsidRDefault="0043622C" w:rsidP="0043622C">
      <w:pPr>
        <w:rPr>
          <w:rFonts w:ascii="Times New Roman" w:hAnsi="Times New Roman" w:cs="Times New Roman"/>
          <w:sz w:val="24"/>
          <w:szCs w:val="24"/>
        </w:rPr>
      </w:pPr>
      <w:r>
        <w:rPr>
          <w:rFonts w:ascii="Times New Roman" w:hAnsi="Times New Roman" w:cs="Times New Roman"/>
          <w:sz w:val="24"/>
          <w:szCs w:val="24"/>
        </w:rPr>
        <w:t xml:space="preserve">The following table shows the </w:t>
      </w:r>
      <w:del w:id="166" w:author="Roxanne Salinas" w:date="2019-12-05T17:23:00Z">
        <w:r w:rsidDel="00A639A3">
          <w:rPr>
            <w:rFonts w:ascii="Times New Roman" w:hAnsi="Times New Roman" w:cs="Times New Roman"/>
            <w:sz w:val="24"/>
            <w:szCs w:val="24"/>
          </w:rPr>
          <w:delText xml:space="preserve">Lasso </w:delText>
        </w:r>
      </w:del>
      <w:ins w:id="167" w:author="Roxanne Salinas" w:date="2019-12-05T17:23:00Z">
        <w:r w:rsidR="00A639A3">
          <w:rPr>
            <w:rFonts w:ascii="Times New Roman" w:hAnsi="Times New Roman" w:cs="Times New Roman"/>
            <w:sz w:val="24"/>
            <w:szCs w:val="24"/>
          </w:rPr>
          <w:t xml:space="preserve">LASSO </w:t>
        </w:r>
      </w:ins>
      <w:r w:rsidR="00FD2C38">
        <w:rPr>
          <w:rFonts w:ascii="Times New Roman" w:hAnsi="Times New Roman" w:cs="Times New Roman"/>
          <w:sz w:val="24"/>
          <w:szCs w:val="24"/>
        </w:rPr>
        <w:t>logistic</w:t>
      </w:r>
      <w:r>
        <w:rPr>
          <w:rFonts w:ascii="Times New Roman" w:hAnsi="Times New Roman" w:cs="Times New Roman"/>
          <w:sz w:val="24"/>
          <w:szCs w:val="24"/>
        </w:rPr>
        <w:t xml:space="preserve"> regression coefficient estimates with minimum lambda. As we see below, </w:t>
      </w:r>
      <w:bookmarkStart w:id="168" w:name="_Hlk26120778"/>
      <w:r w:rsidR="00566022">
        <w:rPr>
          <w:rFonts w:ascii="Times New Roman" w:hAnsi="Times New Roman" w:cs="Times New Roman"/>
          <w:sz w:val="24"/>
          <w:szCs w:val="24"/>
        </w:rPr>
        <w:t>four</w:t>
      </w:r>
      <w:r>
        <w:rPr>
          <w:rFonts w:ascii="Times New Roman" w:hAnsi="Times New Roman" w:cs="Times New Roman"/>
          <w:sz w:val="24"/>
          <w:szCs w:val="24"/>
        </w:rPr>
        <w:t xml:space="preserve"> coefficient estimates </w:t>
      </w:r>
      <w:r w:rsidR="00566022">
        <w:rPr>
          <w:rFonts w:ascii="Times New Roman" w:hAnsi="Times New Roman" w:cs="Times New Roman"/>
          <w:sz w:val="24"/>
          <w:szCs w:val="24"/>
        </w:rPr>
        <w:t>are</w:t>
      </w:r>
      <w:r>
        <w:rPr>
          <w:rFonts w:ascii="Times New Roman" w:hAnsi="Times New Roman" w:cs="Times New Roman"/>
          <w:sz w:val="24"/>
          <w:szCs w:val="24"/>
        </w:rPr>
        <w:t xml:space="preserve"> zero. </w:t>
      </w:r>
      <w:bookmarkEnd w:id="168"/>
      <w:r>
        <w:rPr>
          <w:rFonts w:ascii="Times New Roman" w:hAnsi="Times New Roman" w:cs="Times New Roman"/>
          <w:sz w:val="24"/>
          <w:szCs w:val="24"/>
        </w:rPr>
        <w:t xml:space="preserve">Note </w:t>
      </w:r>
      <w:del w:id="169" w:author="Roxanne Salinas" w:date="2019-12-05T17:24:00Z">
        <w:r w:rsidDel="00A639A3">
          <w:rPr>
            <w:rFonts w:ascii="Times New Roman" w:hAnsi="Times New Roman" w:cs="Times New Roman"/>
            <w:sz w:val="24"/>
            <w:szCs w:val="24"/>
          </w:rPr>
          <w:delText>that</w:delText>
        </w:r>
      </w:del>
      <w:ins w:id="170" w:author="Roxanne Salinas" w:date="2019-12-05T17:24:00Z">
        <w:r w:rsidR="00A639A3">
          <w:rPr>
            <w:rFonts w:ascii="Times New Roman" w:hAnsi="Times New Roman" w:cs="Times New Roman"/>
            <w:sz w:val="24"/>
            <w:szCs w:val="24"/>
          </w:rPr>
          <w:t>that two of</w:t>
        </w:r>
      </w:ins>
      <w:del w:id="171" w:author="Roxanne Salinas" w:date="2019-12-05T17:24:00Z">
        <w:r w:rsidDel="00A639A3">
          <w:rPr>
            <w:rFonts w:ascii="Times New Roman" w:hAnsi="Times New Roman" w:cs="Times New Roman"/>
            <w:sz w:val="24"/>
            <w:szCs w:val="24"/>
          </w:rPr>
          <w:delText>,</w:delText>
        </w:r>
      </w:del>
      <w:r>
        <w:rPr>
          <w:rFonts w:ascii="Times New Roman" w:hAnsi="Times New Roman" w:cs="Times New Roman"/>
          <w:sz w:val="24"/>
          <w:szCs w:val="24"/>
        </w:rPr>
        <w:t xml:space="preserve"> these are the variables which </w:t>
      </w:r>
      <w:del w:id="172" w:author="Roxanne Salinas" w:date="2019-12-05T17:23:00Z">
        <w:r w:rsidDel="00A639A3">
          <w:rPr>
            <w:rFonts w:ascii="Times New Roman" w:hAnsi="Times New Roman" w:cs="Times New Roman"/>
            <w:sz w:val="24"/>
            <w:szCs w:val="24"/>
          </w:rPr>
          <w:delText xml:space="preserve">are </w:delText>
        </w:r>
      </w:del>
      <w:ins w:id="173" w:author="Roxanne Salinas" w:date="2019-12-05T17:23:00Z">
        <w:r w:rsidR="00A639A3">
          <w:rPr>
            <w:rFonts w:ascii="Times New Roman" w:hAnsi="Times New Roman" w:cs="Times New Roman"/>
            <w:sz w:val="24"/>
            <w:szCs w:val="24"/>
          </w:rPr>
          <w:t xml:space="preserve">were </w:t>
        </w:r>
      </w:ins>
      <w:r>
        <w:rPr>
          <w:rFonts w:ascii="Times New Roman" w:hAnsi="Times New Roman" w:cs="Times New Roman"/>
          <w:sz w:val="24"/>
          <w:szCs w:val="24"/>
        </w:rPr>
        <w:t xml:space="preserve">deemed correlated with each other. </w:t>
      </w:r>
    </w:p>
    <w:p w14:paraId="3C846C3C" w14:textId="1546533F" w:rsidR="000A21E6" w:rsidRDefault="000A21E6" w:rsidP="0043622C">
      <w:pPr>
        <w:rPr>
          <w:rFonts w:ascii="Times New Roman" w:hAnsi="Times New Roman" w:cs="Times New Roman"/>
          <w:sz w:val="24"/>
          <w:szCs w:val="24"/>
        </w:rPr>
      </w:pPr>
      <w:r>
        <w:rPr>
          <w:rFonts w:ascii="Times New Roman" w:hAnsi="Times New Roman" w:cs="Times New Roman"/>
          <w:sz w:val="24"/>
          <w:szCs w:val="24"/>
        </w:rPr>
        <w:t>Besides those variables, numerous other variables have coefficients very close to zero.</w:t>
      </w:r>
      <w:r w:rsidR="00566022">
        <w:rPr>
          <w:rFonts w:ascii="Times New Roman" w:hAnsi="Times New Roman" w:cs="Times New Roman"/>
          <w:sz w:val="24"/>
          <w:szCs w:val="24"/>
        </w:rPr>
        <w:t xml:space="preserve"> Limit Balance, Payment Amount 2</w:t>
      </w:r>
      <w:r>
        <w:rPr>
          <w:rFonts w:ascii="Times New Roman" w:hAnsi="Times New Roman" w:cs="Times New Roman"/>
          <w:sz w:val="24"/>
          <w:szCs w:val="24"/>
        </w:rPr>
        <w:t xml:space="preserve"> to 6 </w:t>
      </w:r>
      <w:r w:rsidR="00566022">
        <w:rPr>
          <w:rFonts w:ascii="Times New Roman" w:hAnsi="Times New Roman" w:cs="Times New Roman"/>
          <w:sz w:val="24"/>
          <w:szCs w:val="24"/>
        </w:rPr>
        <w:t xml:space="preserve">and bill amount 1 and 3 to 5 </w:t>
      </w:r>
      <w:r>
        <w:rPr>
          <w:rFonts w:ascii="Times New Roman" w:hAnsi="Times New Roman" w:cs="Times New Roman"/>
          <w:sz w:val="24"/>
          <w:szCs w:val="24"/>
        </w:rPr>
        <w:t xml:space="preserve">have coefficient estimates very close to zero. As such, the LASSO </w:t>
      </w:r>
      <w:r w:rsidR="00FD2C38">
        <w:rPr>
          <w:rFonts w:ascii="Times New Roman" w:hAnsi="Times New Roman" w:cs="Times New Roman"/>
          <w:sz w:val="24"/>
          <w:szCs w:val="24"/>
        </w:rPr>
        <w:t>logistic</w:t>
      </w:r>
      <w:r>
        <w:rPr>
          <w:rFonts w:ascii="Times New Roman" w:hAnsi="Times New Roman" w:cs="Times New Roman"/>
          <w:sz w:val="24"/>
          <w:szCs w:val="24"/>
        </w:rPr>
        <w:t xml:space="preserve"> regression with minimum lambda as a tuning parameter effectively suggests a model with a smaller number of variables.</w:t>
      </w:r>
    </w:p>
    <w:p w14:paraId="2553ADB8" w14:textId="025311FC" w:rsidR="00F714BD" w:rsidRDefault="00F714BD" w:rsidP="00F714BD">
      <w:pPr>
        <w:pStyle w:val="Caption"/>
        <w:keepNext/>
      </w:pPr>
      <w:bookmarkStart w:id="174" w:name="_Toc26440284"/>
      <w:r>
        <w:t xml:space="preserve">Table </w:t>
      </w:r>
      <w:r w:rsidR="00514A04">
        <w:fldChar w:fldCharType="begin"/>
      </w:r>
      <w:r w:rsidR="00514A04">
        <w:instrText xml:space="preserve"> SEQ Table \* ARABIC </w:instrText>
      </w:r>
      <w:r w:rsidR="00514A04">
        <w:fldChar w:fldCharType="separate"/>
      </w:r>
      <w:r w:rsidR="00914851">
        <w:rPr>
          <w:noProof/>
        </w:rPr>
        <w:t>8</w:t>
      </w:r>
      <w:r w:rsidR="00514A04">
        <w:rPr>
          <w:noProof/>
        </w:rPr>
        <w:fldChar w:fldCharType="end"/>
      </w:r>
      <w:r>
        <w:t>: Coefficie</w:t>
      </w:r>
      <w:r w:rsidR="00F605BB">
        <w:t>nt estimates for Lasso logistic</w:t>
      </w:r>
      <w:r>
        <w:t xml:space="preserve"> regression with minimum lambda</w:t>
      </w:r>
      <w:bookmarkEnd w:id="174"/>
    </w:p>
    <w:p w14:paraId="08466D56" w14:textId="12D6A352" w:rsidR="00EB7EAC" w:rsidRPr="00F605BB" w:rsidRDefault="00F605BB" w:rsidP="00F605BB">
      <w:pPr>
        <w:pStyle w:val="SourceCode"/>
        <w:rPr>
          <w:sz w:val="20"/>
        </w:rPr>
      </w:pPr>
      <w:r w:rsidRPr="00F605BB">
        <w:rPr>
          <w:rStyle w:val="VerbatimChar"/>
          <w:sz w:val="20"/>
        </w:rPr>
        <w:t>## 31 x 1 sparse Matrix of class "</w:t>
      </w:r>
      <w:proofErr w:type="spellStart"/>
      <w:r w:rsidRPr="00F605BB">
        <w:rPr>
          <w:rStyle w:val="VerbatimChar"/>
          <w:sz w:val="20"/>
        </w:rPr>
        <w:t>dgCMatrix</w:t>
      </w:r>
      <w:proofErr w:type="spellEnd"/>
      <w:r w:rsidRPr="00F605BB">
        <w:rPr>
          <w:rStyle w:val="VerbatimChar"/>
          <w:sz w:val="20"/>
        </w:rPr>
        <w:t>"</w:t>
      </w:r>
      <w:r w:rsidRPr="00F605BB">
        <w:rPr>
          <w:sz w:val="20"/>
        </w:rPr>
        <w:br/>
      </w:r>
      <w:r w:rsidRPr="00F605BB">
        <w:rPr>
          <w:rStyle w:val="VerbatimChar"/>
          <w:sz w:val="20"/>
        </w:rPr>
        <w:t>##                        s0</w:t>
      </w:r>
      <w:r w:rsidRPr="00F605BB">
        <w:rPr>
          <w:sz w:val="20"/>
        </w:rPr>
        <w:br/>
      </w:r>
      <w:r w:rsidRPr="00F605BB">
        <w:rPr>
          <w:rStyle w:val="VerbatimChar"/>
          <w:sz w:val="20"/>
        </w:rPr>
        <w:t>## (Intercept) -2.326335e+00</w:t>
      </w:r>
      <w:r w:rsidRPr="00F605BB">
        <w:rPr>
          <w:sz w:val="20"/>
        </w:rPr>
        <w:br/>
      </w:r>
      <w:r w:rsidRPr="00F605BB">
        <w:rPr>
          <w:rStyle w:val="VerbatimChar"/>
          <w:sz w:val="20"/>
        </w:rPr>
        <w:t>## LIMIT_BAL   -8.246865e-07</w:t>
      </w:r>
      <w:r w:rsidRPr="00F605BB">
        <w:rPr>
          <w:sz w:val="20"/>
        </w:rPr>
        <w:br/>
      </w:r>
      <w:r w:rsidRPr="00F605BB">
        <w:rPr>
          <w:rStyle w:val="VerbatimChar"/>
          <w:sz w:val="20"/>
        </w:rPr>
        <w:t>## SEX2        -1.313988e-01</w:t>
      </w:r>
      <w:r w:rsidRPr="00F605BB">
        <w:rPr>
          <w:sz w:val="20"/>
        </w:rPr>
        <w:br/>
      </w:r>
      <w:r w:rsidRPr="00F605BB">
        <w:rPr>
          <w:rStyle w:val="VerbatimChar"/>
          <w:sz w:val="20"/>
        </w:rPr>
        <w:t>## EDUCATION1   3.494931e-01</w:t>
      </w:r>
      <w:r w:rsidRPr="00F605BB">
        <w:rPr>
          <w:sz w:val="20"/>
        </w:rPr>
        <w:br/>
      </w:r>
      <w:r w:rsidRPr="00F605BB">
        <w:rPr>
          <w:rStyle w:val="VerbatimChar"/>
          <w:sz w:val="20"/>
        </w:rPr>
        <w:t>## EDUCATION2   2.659141e-01</w:t>
      </w:r>
      <w:r w:rsidRPr="00F605BB">
        <w:rPr>
          <w:sz w:val="20"/>
        </w:rPr>
        <w:br/>
      </w:r>
      <w:r w:rsidRPr="00F605BB">
        <w:rPr>
          <w:rStyle w:val="VerbatimChar"/>
          <w:sz w:val="20"/>
        </w:rPr>
        <w:t>## EDUCATION3   1.903564e-01</w:t>
      </w:r>
      <w:r w:rsidRPr="00F605BB">
        <w:rPr>
          <w:sz w:val="20"/>
        </w:rPr>
        <w:br/>
      </w:r>
      <w:r w:rsidRPr="00F605BB">
        <w:rPr>
          <w:rStyle w:val="VerbatimChar"/>
          <w:sz w:val="20"/>
        </w:rPr>
        <w:t>## EDUCATION4  -7.321057e-01</w:t>
      </w:r>
      <w:r w:rsidRPr="00F605BB">
        <w:rPr>
          <w:sz w:val="20"/>
        </w:rPr>
        <w:br/>
      </w:r>
      <w:r w:rsidRPr="00F605BB">
        <w:rPr>
          <w:rStyle w:val="VerbatimChar"/>
          <w:sz w:val="20"/>
        </w:rPr>
        <w:t>## EDUCATION5  -1.265316e+00</w:t>
      </w:r>
      <w:r w:rsidRPr="00F605BB">
        <w:rPr>
          <w:sz w:val="20"/>
        </w:rPr>
        <w:br/>
      </w:r>
      <w:r w:rsidRPr="00F605BB">
        <w:rPr>
          <w:rStyle w:val="VerbatimChar"/>
          <w:sz w:val="20"/>
        </w:rPr>
        <w:t>## EDUCATION6   4.356424e-02</w:t>
      </w:r>
      <w:r w:rsidRPr="00F605BB">
        <w:rPr>
          <w:sz w:val="20"/>
        </w:rPr>
        <w:br/>
      </w:r>
      <w:r w:rsidRPr="00F605BB">
        <w:rPr>
          <w:rStyle w:val="VerbatimChar"/>
          <w:sz w:val="20"/>
        </w:rPr>
        <w:t>## MARRIAGE1    9.894517e-01</w:t>
      </w:r>
      <w:r w:rsidRPr="00F605BB">
        <w:rPr>
          <w:sz w:val="20"/>
        </w:rPr>
        <w:br/>
      </w:r>
      <w:r w:rsidRPr="00F605BB">
        <w:rPr>
          <w:rStyle w:val="VerbatimChar"/>
          <w:sz w:val="20"/>
        </w:rPr>
        <w:t>## MARRIAGE2    8.112206e-01</w:t>
      </w:r>
      <w:r w:rsidRPr="00F605BB">
        <w:rPr>
          <w:sz w:val="20"/>
        </w:rPr>
        <w:br/>
      </w:r>
      <w:r w:rsidRPr="00F605BB">
        <w:rPr>
          <w:rStyle w:val="VerbatimChar"/>
          <w:sz w:val="20"/>
        </w:rPr>
        <w:t>## MARRIAGE3    1.019470e+00</w:t>
      </w:r>
      <w:r w:rsidRPr="00F605BB">
        <w:rPr>
          <w:sz w:val="20"/>
        </w:rPr>
        <w:br/>
      </w:r>
      <w:r w:rsidRPr="00F605BB">
        <w:rPr>
          <w:rStyle w:val="VerbatimChar"/>
          <w:sz w:val="20"/>
        </w:rPr>
        <w:t>## AGE          6.378224e-03</w:t>
      </w:r>
      <w:r w:rsidRPr="00F605BB">
        <w:rPr>
          <w:sz w:val="20"/>
        </w:rPr>
        <w:br/>
      </w:r>
      <w:r w:rsidRPr="00F605BB">
        <w:rPr>
          <w:rStyle w:val="VerbatimChar"/>
          <w:sz w:val="20"/>
        </w:rPr>
        <w:t>## PAY_0        5.879765e-01</w:t>
      </w:r>
      <w:r w:rsidRPr="00F605BB">
        <w:rPr>
          <w:sz w:val="20"/>
        </w:rPr>
        <w:br/>
      </w:r>
      <w:r w:rsidRPr="00F605BB">
        <w:rPr>
          <w:rStyle w:val="VerbatimChar"/>
          <w:sz w:val="20"/>
        </w:rPr>
        <w:t>## PAY_2        8.667621e-02</w:t>
      </w:r>
      <w:r w:rsidRPr="00F605BB">
        <w:rPr>
          <w:sz w:val="20"/>
        </w:rPr>
        <w:br/>
      </w:r>
      <w:r w:rsidRPr="00F605BB">
        <w:rPr>
          <w:rStyle w:val="VerbatimChar"/>
          <w:sz w:val="20"/>
        </w:rPr>
        <w:t>## PAY_3        5.833678e-02</w:t>
      </w:r>
      <w:r w:rsidRPr="00F605BB">
        <w:rPr>
          <w:sz w:val="20"/>
        </w:rPr>
        <w:br/>
      </w:r>
      <w:r w:rsidRPr="00F605BB">
        <w:rPr>
          <w:rStyle w:val="VerbatimChar"/>
          <w:sz w:val="20"/>
        </w:rPr>
        <w:t>## PAY_4        4.542738e-02</w:t>
      </w:r>
      <w:r w:rsidRPr="00F605BB">
        <w:rPr>
          <w:sz w:val="20"/>
        </w:rPr>
        <w:br/>
      </w:r>
      <w:r w:rsidRPr="00F605BB">
        <w:rPr>
          <w:rStyle w:val="VerbatimChar"/>
          <w:sz w:val="20"/>
        </w:rPr>
        <w:t>## PAY_5        7.630786e-03</w:t>
      </w:r>
      <w:r w:rsidRPr="00F605BB">
        <w:rPr>
          <w:sz w:val="20"/>
        </w:rPr>
        <w:br/>
      </w:r>
      <w:r w:rsidRPr="00F605BB">
        <w:rPr>
          <w:rStyle w:val="VerbatimChar"/>
          <w:sz w:val="20"/>
        </w:rPr>
        <w:t>## PAY_6        1.576287e-02</w:t>
      </w:r>
      <w:r w:rsidRPr="00F605BB">
        <w:rPr>
          <w:sz w:val="20"/>
        </w:rPr>
        <w:br/>
      </w:r>
      <w:r w:rsidRPr="00F605BB">
        <w:rPr>
          <w:rStyle w:val="VerbatimChar"/>
          <w:sz w:val="20"/>
        </w:rPr>
        <w:t>## BILL_AMT1   -5.822968e-06</w:t>
      </w:r>
      <w:r w:rsidRPr="00F605BB">
        <w:rPr>
          <w:sz w:val="20"/>
        </w:rPr>
        <w:br/>
      </w:r>
      <w:r w:rsidRPr="00F605BB">
        <w:rPr>
          <w:rStyle w:val="VerbatimChar"/>
          <w:sz w:val="20"/>
        </w:rPr>
        <w:t>## BILL_AMT2    2.253020e-06</w:t>
      </w:r>
      <w:r w:rsidRPr="00F605BB">
        <w:rPr>
          <w:sz w:val="20"/>
        </w:rPr>
        <w:br/>
      </w:r>
      <w:r w:rsidRPr="00F605BB">
        <w:rPr>
          <w:rStyle w:val="VerbatimChar"/>
          <w:sz w:val="20"/>
        </w:rPr>
        <w:t>## BILL_AMT3    2.340979e-06</w:t>
      </w:r>
      <w:r w:rsidRPr="00F605BB">
        <w:rPr>
          <w:sz w:val="20"/>
        </w:rPr>
        <w:br/>
      </w:r>
      <w:r w:rsidRPr="00F605BB">
        <w:rPr>
          <w:rStyle w:val="VerbatimChar"/>
          <w:sz w:val="20"/>
        </w:rPr>
        <w:t>## BILL_AMT4    2.537612e-07</w:t>
      </w:r>
      <w:r w:rsidRPr="00F605BB">
        <w:rPr>
          <w:sz w:val="20"/>
        </w:rPr>
        <w:br/>
      </w:r>
      <w:r w:rsidRPr="00F605BB">
        <w:rPr>
          <w:rStyle w:val="VerbatimChar"/>
          <w:sz w:val="20"/>
        </w:rPr>
        <w:t>## BILL_AMT5    4.588014e-07</w:t>
      </w:r>
      <w:r w:rsidRPr="00F605BB">
        <w:rPr>
          <w:sz w:val="20"/>
        </w:rPr>
        <w:br/>
      </w:r>
      <w:r w:rsidRPr="00F605BB">
        <w:rPr>
          <w:rStyle w:val="VerbatimChar"/>
          <w:sz w:val="20"/>
        </w:rPr>
        <w:t>## BILL_AMT6   -6.345666e-08</w:t>
      </w:r>
      <w:r w:rsidRPr="00F605BB">
        <w:rPr>
          <w:sz w:val="20"/>
        </w:rPr>
        <w:br/>
      </w:r>
      <w:r w:rsidRPr="00F605BB">
        <w:rPr>
          <w:rStyle w:val="VerbatimChar"/>
          <w:sz w:val="20"/>
        </w:rPr>
        <w:t>## PAY_AMT1    -1.446401e-05</w:t>
      </w:r>
      <w:r w:rsidRPr="00F605BB">
        <w:rPr>
          <w:sz w:val="20"/>
        </w:rPr>
        <w:br/>
      </w:r>
      <w:r w:rsidRPr="00F605BB">
        <w:rPr>
          <w:rStyle w:val="VerbatimChar"/>
          <w:sz w:val="20"/>
        </w:rPr>
        <w:t>## PAY_AMT2    -1.128469e-05</w:t>
      </w:r>
      <w:r w:rsidRPr="00F605BB">
        <w:rPr>
          <w:sz w:val="20"/>
        </w:rPr>
        <w:br/>
      </w:r>
      <w:r w:rsidRPr="00F605BB">
        <w:rPr>
          <w:rStyle w:val="VerbatimChar"/>
          <w:sz w:val="20"/>
        </w:rPr>
        <w:t>## PAY_AMT3    -8.842692e-07</w:t>
      </w:r>
      <w:r w:rsidRPr="00F605BB">
        <w:rPr>
          <w:sz w:val="20"/>
        </w:rPr>
        <w:br/>
      </w:r>
      <w:r w:rsidRPr="00F605BB">
        <w:rPr>
          <w:rStyle w:val="VerbatimChar"/>
          <w:sz w:val="20"/>
        </w:rPr>
        <w:t>## PAY_AMT4    -5.440183e-06</w:t>
      </w:r>
      <w:r w:rsidRPr="00F605BB">
        <w:rPr>
          <w:sz w:val="20"/>
        </w:rPr>
        <w:br/>
      </w:r>
      <w:r w:rsidRPr="00F605BB">
        <w:rPr>
          <w:rStyle w:val="VerbatimChar"/>
          <w:sz w:val="20"/>
        </w:rPr>
        <w:t>## PAY_AMT5    -4.486477e-06</w:t>
      </w:r>
      <w:r w:rsidRPr="00F605BB">
        <w:rPr>
          <w:sz w:val="20"/>
        </w:rPr>
        <w:br/>
      </w:r>
      <w:r w:rsidRPr="00F605BB">
        <w:rPr>
          <w:rStyle w:val="VerbatimChar"/>
          <w:sz w:val="20"/>
        </w:rPr>
        <w:t>## PAY_AMT6    -3.857628e-06</w:t>
      </w:r>
    </w:p>
    <w:p w14:paraId="10DD2635" w14:textId="49F81BB0" w:rsidR="000A21E6" w:rsidRDefault="000A21E6" w:rsidP="000A21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confusion matrix from this model i</w:t>
      </w:r>
      <w:ins w:id="175" w:author="Roxanne Salinas" w:date="2019-12-05T17:25:00Z">
        <w:r w:rsidR="00D1772B">
          <w:rPr>
            <w:rFonts w:ascii="Times New Roman" w:eastAsia="Times New Roman" w:hAnsi="Times New Roman" w:cs="Times New Roman"/>
            <w:sz w:val="24"/>
            <w:szCs w:val="24"/>
          </w:rPr>
          <w:t xml:space="preserve">s shown in table 9.  </w:t>
        </w:r>
      </w:ins>
      <w:ins w:id="176" w:author="Roxanne Salinas" w:date="2019-12-05T17:26:00Z">
        <w:r w:rsidR="00D1772B">
          <w:rPr>
            <w:rFonts w:ascii="Times New Roman" w:eastAsia="Times New Roman" w:hAnsi="Times New Roman" w:cs="Times New Roman"/>
            <w:sz w:val="24"/>
            <w:szCs w:val="24"/>
          </w:rPr>
          <w:t xml:space="preserve">Like with the Ridge regression models, LASSO </w:t>
        </w:r>
      </w:ins>
      <w:ins w:id="177" w:author="Roxanne Salinas" w:date="2019-12-05T17:27:00Z">
        <w:r w:rsidR="00D1772B">
          <w:rPr>
            <w:rFonts w:ascii="Times New Roman" w:eastAsia="Times New Roman" w:hAnsi="Times New Roman" w:cs="Times New Roman"/>
            <w:sz w:val="24"/>
            <w:szCs w:val="24"/>
          </w:rPr>
          <w:t>with minimum lambda</w:t>
        </w:r>
      </w:ins>
      <w:ins w:id="178" w:author="Roxanne Salinas" w:date="2019-12-05T17:26:00Z">
        <w:r w:rsidR="00D1772B">
          <w:rPr>
            <w:rFonts w:ascii="Times New Roman" w:eastAsia="Times New Roman" w:hAnsi="Times New Roman" w:cs="Times New Roman"/>
            <w:sz w:val="24"/>
            <w:szCs w:val="24"/>
          </w:rPr>
          <w:t xml:space="preserve"> also has a high misclassification rate on defaulters.</w:t>
        </w:r>
      </w:ins>
      <w:del w:id="179" w:author="Roxanne Salinas" w:date="2019-12-05T17:25:00Z">
        <w:r w:rsidDel="00D1772B">
          <w:rPr>
            <w:rFonts w:ascii="Times New Roman" w:eastAsia="Times New Roman" w:hAnsi="Times New Roman" w:cs="Times New Roman"/>
            <w:sz w:val="24"/>
            <w:szCs w:val="24"/>
          </w:rPr>
          <w:delText>s as follows:</w:delText>
        </w:r>
      </w:del>
    </w:p>
    <w:p w14:paraId="32DD6D54" w14:textId="77777777" w:rsidR="00F714BD" w:rsidRDefault="00AA251E" w:rsidP="000A21E6">
      <w:pPr>
        <w:spacing w:after="0" w:line="240" w:lineRule="auto"/>
      </w:pPr>
      <w:r w:rsidRPr="00FD0F70">
        <w:rPr>
          <w:rFonts w:ascii="Times New Roman" w:eastAsia="Times New Roman" w:hAnsi="Times New Roman" w:cs="Times New Roman"/>
          <w:sz w:val="24"/>
          <w:szCs w:val="24"/>
        </w:rPr>
        <w:t> </w:t>
      </w:r>
    </w:p>
    <w:p w14:paraId="73B7EE87" w14:textId="4B5499EB" w:rsidR="00F714BD" w:rsidRDefault="00F714BD" w:rsidP="00F714BD">
      <w:pPr>
        <w:pStyle w:val="Caption"/>
        <w:keepNext/>
      </w:pPr>
      <w:bookmarkStart w:id="180" w:name="_Toc26440285"/>
      <w:r>
        <w:t xml:space="preserve">Table </w:t>
      </w:r>
      <w:r w:rsidR="00514A04">
        <w:fldChar w:fldCharType="begin"/>
      </w:r>
      <w:r w:rsidR="00514A04">
        <w:instrText xml:space="preserve"> SEQ Table \* ARABIC </w:instrText>
      </w:r>
      <w:r w:rsidR="00514A04">
        <w:fldChar w:fldCharType="separate"/>
      </w:r>
      <w:r w:rsidR="00914851">
        <w:rPr>
          <w:noProof/>
        </w:rPr>
        <w:t>9</w:t>
      </w:r>
      <w:r w:rsidR="00514A04">
        <w:rPr>
          <w:noProof/>
        </w:rPr>
        <w:fldChar w:fldCharType="end"/>
      </w:r>
      <w:r>
        <w:t xml:space="preserve">: Confusion matrix for lasso </w:t>
      </w:r>
      <w:r w:rsidR="00FD2C38">
        <w:t>logistic</w:t>
      </w:r>
      <w:r>
        <w:t xml:space="preserve"> regression with minimum lambda</w:t>
      </w:r>
      <w:bookmarkEnd w:id="180"/>
    </w:p>
    <w:p w14:paraId="7CB2059F" w14:textId="77777777" w:rsidR="00F605BB" w:rsidRPr="00F605BB" w:rsidRDefault="00F605BB" w:rsidP="00F605B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6971 1788</w:t>
      </w:r>
      <w:r w:rsidRPr="00F605BB">
        <w:rPr>
          <w:sz w:val="20"/>
        </w:rPr>
        <w:br/>
      </w:r>
      <w:r w:rsidRPr="00F605BB">
        <w:rPr>
          <w:rStyle w:val="VerbatimChar"/>
          <w:sz w:val="20"/>
        </w:rPr>
        <w:t>##          1   72  169</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0.7933          </w:t>
      </w:r>
      <w:r w:rsidRPr="00F605BB">
        <w:rPr>
          <w:sz w:val="20"/>
        </w:rPr>
        <w:br/>
      </w:r>
      <w:r w:rsidRPr="00F605BB">
        <w:rPr>
          <w:rStyle w:val="VerbatimChar"/>
          <w:sz w:val="20"/>
        </w:rPr>
        <w:t>##                  95% CI : (0.7848, 0.8017)</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0.006598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0.1114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 2.2e-16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0.98978         </w:t>
      </w:r>
      <w:r w:rsidRPr="00F605BB">
        <w:rPr>
          <w:sz w:val="20"/>
        </w:rPr>
        <w:br/>
      </w:r>
      <w:r w:rsidRPr="00F605BB">
        <w:rPr>
          <w:rStyle w:val="VerbatimChar"/>
          <w:sz w:val="20"/>
        </w:rPr>
        <w:t xml:space="preserve">##             Specificity : 0.08636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0.79587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0.70124         </w:t>
      </w:r>
      <w:r w:rsidRPr="00F605BB">
        <w:rPr>
          <w:sz w:val="20"/>
        </w:rPr>
        <w:br/>
      </w:r>
      <w:r w:rsidRPr="00F605BB">
        <w:rPr>
          <w:rStyle w:val="VerbatimChar"/>
          <w:sz w:val="20"/>
        </w:rPr>
        <w:t xml:space="preserve">##              Prevalence : 0.78256         </w:t>
      </w:r>
      <w:r w:rsidRPr="00F605BB">
        <w:rPr>
          <w:sz w:val="20"/>
        </w:rPr>
        <w:br/>
      </w:r>
      <w:r w:rsidRPr="00F605BB">
        <w:rPr>
          <w:rStyle w:val="VerbatimChar"/>
          <w:sz w:val="20"/>
        </w:rPr>
        <w:t xml:space="preserve">##          Detection Rate : 0.77456         </w:t>
      </w:r>
      <w:r w:rsidRPr="00F605BB">
        <w:rPr>
          <w:sz w:val="20"/>
        </w:rPr>
        <w:br/>
      </w:r>
      <w:r w:rsidRPr="00F605BB">
        <w:rPr>
          <w:rStyle w:val="VerbatimChar"/>
          <w:sz w:val="20"/>
        </w:rPr>
        <w:t xml:space="preserve">##    Detection Prevalence : 0.97322         </w:t>
      </w:r>
      <w:r w:rsidRPr="00F605BB">
        <w:rPr>
          <w:sz w:val="20"/>
        </w:rPr>
        <w:br/>
      </w:r>
      <w:r w:rsidRPr="00F605BB">
        <w:rPr>
          <w:rStyle w:val="VerbatimChar"/>
          <w:sz w:val="20"/>
        </w:rPr>
        <w:t xml:space="preserve">##       Balanced Accuracy : 0.53807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0F0F67F1" w14:textId="1AE40B01" w:rsidR="0043622C" w:rsidRDefault="0043622C" w:rsidP="000A21E6">
      <w:pPr>
        <w:spacing w:after="0" w:line="240" w:lineRule="auto"/>
        <w:rPr>
          <w:rFonts w:ascii="Times New Roman" w:eastAsia="Times New Roman" w:hAnsi="Times New Roman" w:cs="Times New Roman"/>
          <w:sz w:val="24"/>
          <w:szCs w:val="24"/>
        </w:rPr>
      </w:pPr>
    </w:p>
    <w:p w14:paraId="1C9073D3" w14:textId="77777777" w:rsidR="00566022" w:rsidRDefault="00566022" w:rsidP="000A21E6">
      <w:pPr>
        <w:spacing w:after="0" w:line="240" w:lineRule="auto"/>
        <w:rPr>
          <w:rFonts w:ascii="Times New Roman" w:eastAsia="Times New Roman" w:hAnsi="Times New Roman" w:cs="Times New Roman"/>
          <w:sz w:val="24"/>
          <w:szCs w:val="24"/>
        </w:rPr>
      </w:pPr>
    </w:p>
    <w:p w14:paraId="5D13543A" w14:textId="644DED2B" w:rsidR="000A21E6" w:rsidRDefault="000A21E6" w:rsidP="000A21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ROC curve from this model is:</w:t>
      </w:r>
    </w:p>
    <w:p w14:paraId="47DE8EB3" w14:textId="0A0F134D" w:rsidR="00F714BD" w:rsidRDefault="009168CB" w:rsidP="00F714BD">
      <w:pPr>
        <w:keepNext/>
        <w:spacing w:after="0" w:line="240" w:lineRule="auto"/>
      </w:pPr>
      <w:r>
        <w:rPr>
          <w:noProof/>
        </w:rPr>
        <w:drawing>
          <wp:inline distT="0" distB="0" distL="0" distR="0" wp14:anchorId="7F6420C6" wp14:editId="08ED9D4E">
            <wp:extent cx="5511800" cy="344781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8755" cy="3464680"/>
                    </a:xfrm>
                    <a:prstGeom prst="rect">
                      <a:avLst/>
                    </a:prstGeom>
                  </pic:spPr>
                </pic:pic>
              </a:graphicData>
            </a:graphic>
          </wp:inline>
        </w:drawing>
      </w:r>
    </w:p>
    <w:p w14:paraId="49932071" w14:textId="434923DE" w:rsidR="000A21E6" w:rsidRDefault="00F714BD" w:rsidP="00F714BD">
      <w:pPr>
        <w:pStyle w:val="Caption"/>
        <w:rPr>
          <w:rFonts w:ascii="Times New Roman" w:eastAsia="Times New Roman" w:hAnsi="Times New Roman" w:cs="Times New Roman"/>
          <w:sz w:val="24"/>
          <w:szCs w:val="24"/>
        </w:rPr>
      </w:pPr>
      <w:bookmarkStart w:id="181" w:name="_Toc26440324"/>
      <w:r>
        <w:t xml:space="preserve">Figure </w:t>
      </w:r>
      <w:r w:rsidR="00514A04">
        <w:fldChar w:fldCharType="begin"/>
      </w:r>
      <w:r w:rsidR="00514A04">
        <w:instrText xml:space="preserve"> SEQ Figure \* ARABIC </w:instrText>
      </w:r>
      <w:r w:rsidR="00514A04">
        <w:fldChar w:fldCharType="separate"/>
      </w:r>
      <w:r w:rsidR="005A3965">
        <w:rPr>
          <w:noProof/>
        </w:rPr>
        <w:t>8</w:t>
      </w:r>
      <w:r w:rsidR="00514A04">
        <w:rPr>
          <w:noProof/>
        </w:rPr>
        <w:fldChar w:fldCharType="end"/>
      </w:r>
      <w:r>
        <w:t>: ROC curve for lasso logistic regression with minimum lambda</w:t>
      </w:r>
      <w:bookmarkEnd w:id="181"/>
    </w:p>
    <w:p w14:paraId="2C50740E" w14:textId="2C079632" w:rsidR="000A21E6" w:rsidRDefault="000A21E6" w:rsidP="000A21E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 this model is not as good as the model fitted without regularization. Next, we fitted a LASSO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 1 SE lambda.</w:t>
      </w:r>
    </w:p>
    <w:p w14:paraId="2581113B" w14:textId="77777777" w:rsidR="000A21E6" w:rsidRDefault="000A21E6" w:rsidP="000A21E6">
      <w:pPr>
        <w:spacing w:after="0" w:line="240" w:lineRule="auto"/>
        <w:rPr>
          <w:rFonts w:ascii="Times New Roman" w:eastAsia="Times New Roman" w:hAnsi="Times New Roman" w:cs="Times New Roman"/>
          <w:sz w:val="24"/>
          <w:szCs w:val="24"/>
        </w:rPr>
      </w:pPr>
    </w:p>
    <w:p w14:paraId="637EDD99" w14:textId="0BB81B9A" w:rsidR="000A21E6" w:rsidRDefault="000A21E6" w:rsidP="000A21E6">
      <w:pPr>
        <w:pStyle w:val="Heading4"/>
        <w:rPr>
          <w:rFonts w:eastAsia="Times New Roman"/>
        </w:rPr>
      </w:pPr>
      <w:r>
        <w:rPr>
          <w:rFonts w:eastAsia="Times New Roman"/>
        </w:rPr>
        <w:t xml:space="preserve">3.2.2.2 LASSO </w:t>
      </w:r>
      <w:r w:rsidR="00FD2C38">
        <w:rPr>
          <w:rFonts w:eastAsia="Times New Roman"/>
        </w:rPr>
        <w:t>Logistic</w:t>
      </w:r>
      <w:r>
        <w:rPr>
          <w:rFonts w:eastAsia="Times New Roman"/>
        </w:rPr>
        <w:t xml:space="preserve"> Regression with 1 SE Lambda</w:t>
      </w:r>
    </w:p>
    <w:p w14:paraId="15081645" w14:textId="08E0B8E8" w:rsidR="000A21E6" w:rsidRDefault="008C3E1E" w:rsidP="000A21E6">
      <w:pPr>
        <w:spacing w:after="0" w:line="240" w:lineRule="auto"/>
        <w:rPr>
          <w:rFonts w:ascii="Times New Roman" w:hAnsi="Times New Roman" w:cs="Times New Roman"/>
          <w:sz w:val="24"/>
          <w:szCs w:val="24"/>
        </w:rPr>
      </w:pPr>
      <w:del w:id="182" w:author="Roxanne Salinas" w:date="2019-12-05T17:28:00Z">
        <w:r w:rsidDel="00AE0EDB">
          <w:rPr>
            <w:rFonts w:ascii="Times New Roman" w:eastAsia="Times New Roman" w:hAnsi="Times New Roman" w:cs="Times New Roman"/>
            <w:sz w:val="24"/>
            <w:szCs w:val="24"/>
          </w:rPr>
          <w:delText>The following table</w:delText>
        </w:r>
      </w:del>
      <w:ins w:id="183" w:author="Roxanne Salinas" w:date="2019-12-05T17:28:00Z">
        <w:r w:rsidR="00AE0EDB">
          <w:rPr>
            <w:rFonts w:ascii="Times New Roman" w:eastAsia="Times New Roman" w:hAnsi="Times New Roman" w:cs="Times New Roman"/>
            <w:sz w:val="24"/>
            <w:szCs w:val="24"/>
          </w:rPr>
          <w:t>Table 10</w:t>
        </w:r>
      </w:ins>
      <w:r>
        <w:rPr>
          <w:rFonts w:ascii="Times New Roman" w:eastAsia="Times New Roman" w:hAnsi="Times New Roman" w:cs="Times New Roman"/>
          <w:sz w:val="24"/>
          <w:szCs w:val="24"/>
        </w:rPr>
        <w:t xml:space="preserve"> shows the L</w:t>
      </w:r>
      <w:ins w:id="184" w:author="Roxanne Salinas" w:date="2019-12-05T17:28:00Z">
        <w:r w:rsidR="00AE0EDB">
          <w:rPr>
            <w:rFonts w:ascii="Times New Roman" w:eastAsia="Times New Roman" w:hAnsi="Times New Roman" w:cs="Times New Roman"/>
            <w:sz w:val="24"/>
            <w:szCs w:val="24"/>
          </w:rPr>
          <w:t>ASSO</w:t>
        </w:r>
      </w:ins>
      <w:del w:id="185" w:author="Roxanne Salinas" w:date="2019-12-05T17:28:00Z">
        <w:r w:rsidDel="00AE0EDB">
          <w:rPr>
            <w:rFonts w:ascii="Times New Roman" w:eastAsia="Times New Roman" w:hAnsi="Times New Roman" w:cs="Times New Roman"/>
            <w:sz w:val="24"/>
            <w:szCs w:val="24"/>
          </w:rPr>
          <w:delText>asso</w:delText>
        </w:r>
      </w:del>
      <w:r>
        <w:rPr>
          <w:rFonts w:ascii="Times New Roman" w:eastAsia="Times New Roman" w:hAnsi="Times New Roman" w:cs="Times New Roman"/>
          <w:sz w:val="24"/>
          <w:szCs w:val="24"/>
        </w:rPr>
        <w:t xml:space="preserve">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Coefficient estimates. As before, 6 of the variables have zero coefficient estimates. This method immediately removes 6 variables from the model. </w:t>
      </w:r>
      <w:r>
        <w:rPr>
          <w:rFonts w:ascii="Times New Roman" w:hAnsi="Times New Roman" w:cs="Times New Roman"/>
          <w:sz w:val="24"/>
          <w:szCs w:val="24"/>
        </w:rPr>
        <w:t xml:space="preserve">Five of the </w:t>
      </w:r>
      <w:del w:id="186" w:author="Roxanne Salinas" w:date="2019-12-05T17:30:00Z">
        <w:r w:rsidDel="00AE0EDB">
          <w:rPr>
            <w:rFonts w:ascii="Times New Roman" w:hAnsi="Times New Roman" w:cs="Times New Roman"/>
            <w:sz w:val="24"/>
            <w:szCs w:val="24"/>
          </w:rPr>
          <w:delText>coefficient</w:delText>
        </w:r>
      </w:del>
      <w:ins w:id="187" w:author="Roxanne Salinas" w:date="2019-12-05T17:30:00Z">
        <w:r w:rsidR="00AE0EDB">
          <w:rPr>
            <w:rFonts w:ascii="Times New Roman" w:hAnsi="Times New Roman" w:cs="Times New Roman"/>
            <w:sz w:val="24"/>
            <w:szCs w:val="24"/>
          </w:rPr>
          <w:t>coefficients</w:t>
        </w:r>
      </w:ins>
      <w:del w:id="188" w:author="Roxanne Salinas" w:date="2019-12-05T17:30:00Z">
        <w:r w:rsidDel="00AE0EDB">
          <w:rPr>
            <w:rFonts w:ascii="Times New Roman" w:hAnsi="Times New Roman" w:cs="Times New Roman"/>
            <w:sz w:val="24"/>
            <w:szCs w:val="24"/>
          </w:rPr>
          <w:delText xml:space="preserve"> estimates</w:delText>
        </w:r>
      </w:del>
      <w:r>
        <w:rPr>
          <w:rFonts w:ascii="Times New Roman" w:hAnsi="Times New Roman" w:cs="Times New Roman"/>
          <w:sz w:val="24"/>
          <w:szCs w:val="24"/>
        </w:rPr>
        <w:t xml:space="preserve"> for Bill Amount (2-6) and one coefficient for </w:t>
      </w:r>
      <w:r w:rsidR="00102001">
        <w:rPr>
          <w:rFonts w:ascii="Times New Roman" w:hAnsi="Times New Roman" w:cs="Times New Roman"/>
          <w:sz w:val="24"/>
          <w:szCs w:val="24"/>
        </w:rPr>
        <w:t>Payment Amount (3)</w:t>
      </w:r>
      <w:r>
        <w:rPr>
          <w:rFonts w:ascii="Times New Roman" w:hAnsi="Times New Roman" w:cs="Times New Roman"/>
          <w:sz w:val="24"/>
          <w:szCs w:val="24"/>
        </w:rPr>
        <w:t xml:space="preserve"> are estimated to be zero.</w:t>
      </w:r>
      <w:r w:rsidR="00102001">
        <w:rPr>
          <w:rFonts w:ascii="Times New Roman" w:hAnsi="Times New Roman" w:cs="Times New Roman"/>
          <w:sz w:val="24"/>
          <w:szCs w:val="24"/>
        </w:rPr>
        <w:t xml:space="preserve"> </w:t>
      </w:r>
    </w:p>
    <w:p w14:paraId="724B06D1" w14:textId="77777777" w:rsidR="00102001" w:rsidRDefault="00102001" w:rsidP="000A21E6">
      <w:pPr>
        <w:spacing w:after="0" w:line="240" w:lineRule="auto"/>
        <w:rPr>
          <w:rFonts w:ascii="Times New Roman" w:hAnsi="Times New Roman" w:cs="Times New Roman"/>
          <w:sz w:val="24"/>
          <w:szCs w:val="24"/>
        </w:rPr>
      </w:pPr>
    </w:p>
    <w:p w14:paraId="43517124" w14:textId="2CF092F4" w:rsidR="00102001" w:rsidRDefault="00102001" w:rsidP="00102001">
      <w:pPr>
        <w:rPr>
          <w:rFonts w:ascii="Times New Roman" w:hAnsi="Times New Roman" w:cs="Times New Roman"/>
          <w:sz w:val="24"/>
          <w:szCs w:val="24"/>
        </w:rPr>
      </w:pPr>
      <w:r>
        <w:rPr>
          <w:rFonts w:ascii="Times New Roman" w:hAnsi="Times New Roman" w:cs="Times New Roman"/>
          <w:sz w:val="24"/>
          <w:szCs w:val="24"/>
        </w:rPr>
        <w:t xml:space="preserve">Besides those variables, numerous other variables have coefficients very close to zero. Limit Balance, Payment Amount 1, 2, 4,5 and 6 have coefficient estimates very close to zero. As such, the LASSO </w:t>
      </w:r>
      <w:r w:rsidR="00FD2C38">
        <w:rPr>
          <w:rFonts w:ascii="Times New Roman" w:hAnsi="Times New Roman" w:cs="Times New Roman"/>
          <w:sz w:val="24"/>
          <w:szCs w:val="24"/>
        </w:rPr>
        <w:t>logistic</w:t>
      </w:r>
      <w:r>
        <w:rPr>
          <w:rFonts w:ascii="Times New Roman" w:hAnsi="Times New Roman" w:cs="Times New Roman"/>
          <w:sz w:val="24"/>
          <w:szCs w:val="24"/>
        </w:rPr>
        <w:t xml:space="preserve"> regression with 1se lambda as a tuning parameter effectively suggests a model with 10 variables, instead of the original 23.</w:t>
      </w:r>
    </w:p>
    <w:p w14:paraId="266E5D9A" w14:textId="77777777" w:rsidR="00102001" w:rsidRDefault="00102001" w:rsidP="000A21E6">
      <w:pPr>
        <w:spacing w:after="0" w:line="240" w:lineRule="auto"/>
        <w:rPr>
          <w:rFonts w:ascii="Times New Roman" w:eastAsia="Times New Roman" w:hAnsi="Times New Roman" w:cs="Times New Roman"/>
          <w:sz w:val="24"/>
          <w:szCs w:val="24"/>
        </w:rPr>
      </w:pPr>
    </w:p>
    <w:p w14:paraId="7309A985" w14:textId="77777777" w:rsidR="0043622C" w:rsidRDefault="0043622C" w:rsidP="00AA251E">
      <w:pPr>
        <w:spacing w:after="0" w:line="240" w:lineRule="auto"/>
        <w:ind w:left="720"/>
        <w:rPr>
          <w:rFonts w:ascii="Times New Roman" w:eastAsia="Times New Roman" w:hAnsi="Times New Roman" w:cs="Times New Roman"/>
          <w:sz w:val="24"/>
          <w:szCs w:val="24"/>
        </w:rPr>
      </w:pPr>
    </w:p>
    <w:p w14:paraId="2A36F7A7" w14:textId="24F6FECC" w:rsidR="00F714BD" w:rsidRDefault="00F714BD" w:rsidP="00F714BD">
      <w:pPr>
        <w:pStyle w:val="Caption"/>
        <w:keepNext/>
      </w:pPr>
      <w:bookmarkStart w:id="189" w:name="_Toc26440286"/>
      <w:r>
        <w:t xml:space="preserve">Table </w:t>
      </w:r>
      <w:r w:rsidR="00514A04">
        <w:fldChar w:fldCharType="begin"/>
      </w:r>
      <w:r w:rsidR="00514A04">
        <w:instrText xml:space="preserve"> SEQ Table \* ARABIC </w:instrText>
      </w:r>
      <w:r w:rsidR="00514A04">
        <w:fldChar w:fldCharType="separate"/>
      </w:r>
      <w:r w:rsidR="00914851">
        <w:rPr>
          <w:noProof/>
        </w:rPr>
        <w:t>10</w:t>
      </w:r>
      <w:r w:rsidR="00514A04">
        <w:rPr>
          <w:noProof/>
        </w:rPr>
        <w:fldChar w:fldCharType="end"/>
      </w:r>
      <w:r>
        <w:t xml:space="preserve">: Coefficient estimates for lasso </w:t>
      </w:r>
      <w:r w:rsidR="00FD2C38">
        <w:t>logistic</w:t>
      </w:r>
      <w:r>
        <w:t xml:space="preserve"> regression with 1se lambda</w:t>
      </w:r>
      <w:bookmarkEnd w:id="189"/>
    </w:p>
    <w:p w14:paraId="54B94595" w14:textId="4302E2E1" w:rsidR="0043622C" w:rsidRPr="00F605BB" w:rsidRDefault="00F605BB" w:rsidP="00F605BB">
      <w:pPr>
        <w:pStyle w:val="SourceCode"/>
        <w:rPr>
          <w:sz w:val="20"/>
        </w:rPr>
      </w:pPr>
      <w:r w:rsidRPr="00F605BB">
        <w:rPr>
          <w:rStyle w:val="VerbatimChar"/>
          <w:sz w:val="20"/>
        </w:rPr>
        <w:t>## 31 x 1 sparse Matrix of class "</w:t>
      </w:r>
      <w:proofErr w:type="spellStart"/>
      <w:r w:rsidRPr="00F605BB">
        <w:rPr>
          <w:rStyle w:val="VerbatimChar"/>
          <w:sz w:val="20"/>
        </w:rPr>
        <w:t>dgCMatrix</w:t>
      </w:r>
      <w:proofErr w:type="spellEnd"/>
      <w:r w:rsidRPr="00F605BB">
        <w:rPr>
          <w:rStyle w:val="VerbatimChar"/>
          <w:sz w:val="20"/>
        </w:rPr>
        <w:t>"</w:t>
      </w:r>
      <w:r w:rsidRPr="00F605BB">
        <w:rPr>
          <w:sz w:val="20"/>
        </w:rPr>
        <w:br/>
      </w:r>
      <w:r w:rsidRPr="00F605BB">
        <w:rPr>
          <w:rStyle w:val="VerbatimChar"/>
          <w:sz w:val="20"/>
        </w:rPr>
        <w:t>##                        s0</w:t>
      </w:r>
      <w:r w:rsidRPr="00F605BB">
        <w:rPr>
          <w:sz w:val="20"/>
        </w:rPr>
        <w:br/>
      </w:r>
      <w:r w:rsidRPr="00F605BB">
        <w:rPr>
          <w:rStyle w:val="VerbatimChar"/>
          <w:sz w:val="20"/>
        </w:rPr>
        <w:t>## (Intercept) -1.197324e+00</w:t>
      </w:r>
      <w:r w:rsidRPr="00F605BB">
        <w:rPr>
          <w:sz w:val="20"/>
        </w:rPr>
        <w:br/>
      </w:r>
      <w:r w:rsidRPr="00F605BB">
        <w:rPr>
          <w:rStyle w:val="VerbatimChar"/>
          <w:sz w:val="20"/>
        </w:rPr>
        <w:t>## LIMIT_BAL   -7.780231e-07</w:t>
      </w:r>
      <w:r w:rsidRPr="00F605BB">
        <w:rPr>
          <w:sz w:val="20"/>
        </w:rPr>
        <w:br/>
      </w:r>
      <w:r w:rsidRPr="00F605BB">
        <w:rPr>
          <w:rStyle w:val="VerbatimChar"/>
          <w:sz w:val="20"/>
        </w:rPr>
        <w:t>## SEX2        -5.210082e-02</w:t>
      </w:r>
      <w:r w:rsidRPr="00F605BB">
        <w:rPr>
          <w:sz w:val="20"/>
        </w:rPr>
        <w:br/>
      </w:r>
      <w:r w:rsidRPr="00F605BB">
        <w:rPr>
          <w:rStyle w:val="VerbatimChar"/>
          <w:sz w:val="20"/>
        </w:rPr>
        <w:t xml:space="preserve">## EDUCATION1   .           </w:t>
      </w:r>
      <w:r w:rsidRPr="00F605BB">
        <w:rPr>
          <w:sz w:val="20"/>
        </w:rPr>
        <w:br/>
      </w:r>
      <w:r w:rsidRPr="00F605BB">
        <w:rPr>
          <w:rStyle w:val="VerbatimChar"/>
          <w:sz w:val="20"/>
        </w:rPr>
        <w:t xml:space="preserve">## EDUCATION2   .           </w:t>
      </w:r>
      <w:r w:rsidRPr="00F605BB">
        <w:rPr>
          <w:sz w:val="20"/>
        </w:rPr>
        <w:br/>
      </w:r>
      <w:r w:rsidRPr="00F605BB">
        <w:rPr>
          <w:rStyle w:val="VerbatimChar"/>
          <w:sz w:val="20"/>
        </w:rPr>
        <w:t xml:space="preserve">## EDUCATION3   .           </w:t>
      </w:r>
      <w:r w:rsidRPr="00F605BB">
        <w:rPr>
          <w:sz w:val="20"/>
        </w:rPr>
        <w:br/>
      </w:r>
      <w:r w:rsidRPr="00F605BB">
        <w:rPr>
          <w:rStyle w:val="VerbatimChar"/>
          <w:sz w:val="20"/>
        </w:rPr>
        <w:t xml:space="preserve">## EDUCATION4   .           </w:t>
      </w:r>
      <w:r w:rsidRPr="00F605BB">
        <w:rPr>
          <w:sz w:val="20"/>
        </w:rPr>
        <w:br/>
      </w:r>
      <w:r w:rsidRPr="00F605BB">
        <w:rPr>
          <w:rStyle w:val="VerbatimChar"/>
          <w:sz w:val="20"/>
        </w:rPr>
        <w:t xml:space="preserve">## </w:t>
      </w:r>
      <w:proofErr w:type="gramStart"/>
      <w:r w:rsidRPr="00F605BB">
        <w:rPr>
          <w:rStyle w:val="VerbatimChar"/>
          <w:sz w:val="20"/>
        </w:rPr>
        <w:t>EDUCATION5  -</w:t>
      </w:r>
      <w:proofErr w:type="gramEnd"/>
      <w:r w:rsidRPr="00F605BB">
        <w:rPr>
          <w:rStyle w:val="VerbatimChar"/>
          <w:sz w:val="20"/>
        </w:rPr>
        <w:t>6.300498e-01</w:t>
      </w:r>
      <w:r w:rsidRPr="00F605BB">
        <w:rPr>
          <w:sz w:val="20"/>
        </w:rPr>
        <w:br/>
      </w:r>
      <w:r w:rsidRPr="00F605BB">
        <w:rPr>
          <w:rStyle w:val="VerbatimChar"/>
          <w:sz w:val="20"/>
        </w:rPr>
        <w:t xml:space="preserve">## EDUCATION6   .           </w:t>
      </w:r>
      <w:r w:rsidRPr="00F605BB">
        <w:rPr>
          <w:sz w:val="20"/>
        </w:rPr>
        <w:br/>
      </w:r>
      <w:r w:rsidRPr="00F605BB">
        <w:rPr>
          <w:rStyle w:val="VerbatimChar"/>
          <w:sz w:val="20"/>
        </w:rPr>
        <w:t>## MARRIAGE1    7.130293e-02</w:t>
      </w:r>
      <w:r w:rsidRPr="00F605BB">
        <w:rPr>
          <w:sz w:val="20"/>
        </w:rPr>
        <w:br/>
      </w:r>
      <w:r w:rsidRPr="00F605BB">
        <w:rPr>
          <w:rStyle w:val="VerbatimChar"/>
          <w:sz w:val="20"/>
        </w:rPr>
        <w:t>## MARRIAGE2   -1.948011e-02</w:t>
      </w:r>
      <w:r w:rsidRPr="00F605BB">
        <w:rPr>
          <w:sz w:val="20"/>
        </w:rPr>
        <w:br/>
      </w:r>
      <w:r w:rsidRPr="00F605BB">
        <w:rPr>
          <w:rStyle w:val="VerbatimChar"/>
          <w:sz w:val="20"/>
        </w:rPr>
        <w:t xml:space="preserve">## MARRIAGE3    .           </w:t>
      </w:r>
      <w:r w:rsidRPr="00F605BB">
        <w:rPr>
          <w:sz w:val="20"/>
        </w:rPr>
        <w:br/>
      </w:r>
      <w:r w:rsidRPr="00F605BB">
        <w:rPr>
          <w:rStyle w:val="VerbatimChar"/>
          <w:sz w:val="20"/>
        </w:rPr>
        <w:t>## AGE          2.776764e-03</w:t>
      </w:r>
      <w:r w:rsidRPr="00F605BB">
        <w:rPr>
          <w:sz w:val="20"/>
        </w:rPr>
        <w:br/>
      </w:r>
      <w:r w:rsidRPr="00F605BB">
        <w:rPr>
          <w:rStyle w:val="VerbatimChar"/>
          <w:sz w:val="20"/>
        </w:rPr>
        <w:t>## PAY_0        5.754877e-01</w:t>
      </w:r>
      <w:r w:rsidRPr="00F605BB">
        <w:rPr>
          <w:sz w:val="20"/>
        </w:rPr>
        <w:br/>
      </w:r>
      <w:r w:rsidRPr="00F605BB">
        <w:rPr>
          <w:rStyle w:val="VerbatimChar"/>
          <w:sz w:val="20"/>
        </w:rPr>
        <w:t>## PAY_2        7.923960e-02</w:t>
      </w:r>
      <w:r w:rsidRPr="00F605BB">
        <w:rPr>
          <w:sz w:val="20"/>
        </w:rPr>
        <w:br/>
      </w:r>
      <w:r w:rsidRPr="00F605BB">
        <w:rPr>
          <w:rStyle w:val="VerbatimChar"/>
          <w:sz w:val="20"/>
        </w:rPr>
        <w:t>## PAY_3        5.941603e-02</w:t>
      </w:r>
      <w:r w:rsidRPr="00F605BB">
        <w:rPr>
          <w:sz w:val="20"/>
        </w:rPr>
        <w:br/>
      </w:r>
      <w:r w:rsidRPr="00F605BB">
        <w:rPr>
          <w:rStyle w:val="VerbatimChar"/>
          <w:sz w:val="20"/>
        </w:rPr>
        <w:t>## PAY_4        3.763596e-02</w:t>
      </w:r>
      <w:r w:rsidRPr="00F605BB">
        <w:rPr>
          <w:sz w:val="20"/>
        </w:rPr>
        <w:br/>
      </w:r>
      <w:r w:rsidRPr="00F605BB">
        <w:rPr>
          <w:rStyle w:val="VerbatimChar"/>
          <w:sz w:val="20"/>
        </w:rPr>
        <w:t>## PAY_5        8.553320e-03</w:t>
      </w:r>
      <w:r w:rsidRPr="00F605BB">
        <w:rPr>
          <w:sz w:val="20"/>
        </w:rPr>
        <w:br/>
      </w:r>
      <w:r w:rsidRPr="00F605BB">
        <w:rPr>
          <w:rStyle w:val="VerbatimChar"/>
          <w:sz w:val="20"/>
        </w:rPr>
        <w:t>## PAY_6        2.999931e-03</w:t>
      </w:r>
      <w:r w:rsidRPr="00F605BB">
        <w:rPr>
          <w:sz w:val="20"/>
        </w:rPr>
        <w:br/>
      </w:r>
      <w:r w:rsidRPr="00F605BB">
        <w:rPr>
          <w:rStyle w:val="VerbatimChar"/>
          <w:sz w:val="20"/>
        </w:rPr>
        <w:t>## BILL_AMT1   -1.126776e-06</w:t>
      </w:r>
      <w:r w:rsidRPr="00F605BB">
        <w:rPr>
          <w:sz w:val="20"/>
        </w:rPr>
        <w:br/>
      </w:r>
      <w:r w:rsidRPr="00F605BB">
        <w:rPr>
          <w:rStyle w:val="VerbatimChar"/>
          <w:sz w:val="20"/>
        </w:rPr>
        <w:t xml:space="preserve">## BILL_AMT2    .           </w:t>
      </w:r>
      <w:r w:rsidRPr="00F605BB">
        <w:rPr>
          <w:sz w:val="20"/>
        </w:rPr>
        <w:br/>
      </w:r>
      <w:r w:rsidRPr="00F605BB">
        <w:rPr>
          <w:rStyle w:val="VerbatimChar"/>
          <w:sz w:val="20"/>
        </w:rPr>
        <w:t xml:space="preserve">## BILL_AMT3    .           </w:t>
      </w:r>
      <w:r w:rsidRPr="00F605BB">
        <w:rPr>
          <w:sz w:val="20"/>
        </w:rPr>
        <w:br/>
      </w:r>
      <w:r w:rsidRPr="00F605BB">
        <w:rPr>
          <w:rStyle w:val="VerbatimChar"/>
          <w:sz w:val="20"/>
        </w:rPr>
        <w:t xml:space="preserve">## BILL_AMT4    .           </w:t>
      </w:r>
      <w:r w:rsidRPr="00F605BB">
        <w:rPr>
          <w:sz w:val="20"/>
        </w:rPr>
        <w:br/>
      </w:r>
      <w:r w:rsidRPr="00F605BB">
        <w:rPr>
          <w:rStyle w:val="VerbatimChar"/>
          <w:sz w:val="20"/>
        </w:rPr>
        <w:t xml:space="preserve">## BILL_AMT5    .           </w:t>
      </w:r>
      <w:r w:rsidRPr="00F605BB">
        <w:rPr>
          <w:sz w:val="20"/>
        </w:rPr>
        <w:br/>
      </w:r>
      <w:r w:rsidRPr="00F605BB">
        <w:rPr>
          <w:rStyle w:val="VerbatimChar"/>
          <w:sz w:val="20"/>
        </w:rPr>
        <w:t xml:space="preserve">## BILL_AMT6    .           </w:t>
      </w:r>
      <w:r w:rsidRPr="00F605BB">
        <w:rPr>
          <w:sz w:val="20"/>
        </w:rPr>
        <w:br/>
      </w:r>
      <w:r w:rsidRPr="00F605BB">
        <w:rPr>
          <w:rStyle w:val="VerbatimChar"/>
          <w:sz w:val="20"/>
        </w:rPr>
        <w:t>## PAY_AMT1    -5.801902e-06</w:t>
      </w:r>
      <w:r w:rsidRPr="00F605BB">
        <w:rPr>
          <w:sz w:val="20"/>
        </w:rPr>
        <w:br/>
      </w:r>
      <w:r w:rsidRPr="00F605BB">
        <w:rPr>
          <w:rStyle w:val="VerbatimChar"/>
          <w:sz w:val="20"/>
        </w:rPr>
        <w:t>## PAY_AMT2    -3.342218e-06</w:t>
      </w:r>
      <w:r w:rsidRPr="00F605BB">
        <w:rPr>
          <w:sz w:val="20"/>
        </w:rPr>
        <w:br/>
      </w:r>
      <w:r w:rsidRPr="00F605BB">
        <w:rPr>
          <w:rStyle w:val="VerbatimChar"/>
          <w:sz w:val="20"/>
        </w:rPr>
        <w:t xml:space="preserve">## PAY_AMT3     .           </w:t>
      </w:r>
      <w:r w:rsidRPr="00F605BB">
        <w:rPr>
          <w:sz w:val="20"/>
        </w:rPr>
        <w:br/>
      </w:r>
      <w:r w:rsidRPr="00F605BB">
        <w:rPr>
          <w:rStyle w:val="VerbatimChar"/>
          <w:sz w:val="20"/>
        </w:rPr>
        <w:t>## PAY_AMT4    -1.883623e-06</w:t>
      </w:r>
      <w:r w:rsidRPr="00F605BB">
        <w:rPr>
          <w:sz w:val="20"/>
        </w:rPr>
        <w:br/>
      </w:r>
      <w:r w:rsidRPr="00F605BB">
        <w:rPr>
          <w:rStyle w:val="VerbatimChar"/>
          <w:sz w:val="20"/>
        </w:rPr>
        <w:t>## PAY_AMT5    -1.767717e-06</w:t>
      </w:r>
      <w:r w:rsidRPr="00F605BB">
        <w:rPr>
          <w:sz w:val="20"/>
        </w:rPr>
        <w:br/>
      </w:r>
      <w:r w:rsidRPr="00F605BB">
        <w:rPr>
          <w:rStyle w:val="VerbatimChar"/>
          <w:sz w:val="20"/>
        </w:rPr>
        <w:t>## PAY_AMT6    -1.252120e-06</w:t>
      </w:r>
    </w:p>
    <w:p w14:paraId="62AF3F1E" w14:textId="77777777" w:rsidR="002153F5" w:rsidRDefault="002153F5" w:rsidP="00AA251E">
      <w:pPr>
        <w:spacing w:after="0" w:line="240" w:lineRule="auto"/>
        <w:ind w:left="720"/>
        <w:rPr>
          <w:rFonts w:ascii="Times New Roman" w:eastAsia="Times New Roman" w:hAnsi="Times New Roman" w:cs="Times New Roman"/>
          <w:sz w:val="24"/>
          <w:szCs w:val="24"/>
        </w:rPr>
      </w:pPr>
    </w:p>
    <w:p w14:paraId="78154181" w14:textId="77777777" w:rsidR="00102001" w:rsidRDefault="00102001" w:rsidP="001020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2153F5">
        <w:rPr>
          <w:rFonts w:ascii="Times New Roman" w:eastAsia="Times New Roman" w:hAnsi="Times New Roman" w:cs="Times New Roman"/>
          <w:sz w:val="24"/>
          <w:szCs w:val="24"/>
        </w:rPr>
        <w:t xml:space="preserve">test </w:t>
      </w:r>
      <w:r>
        <w:rPr>
          <w:rFonts w:ascii="Times New Roman" w:eastAsia="Times New Roman" w:hAnsi="Times New Roman" w:cs="Times New Roman"/>
          <w:sz w:val="24"/>
          <w:szCs w:val="24"/>
        </w:rPr>
        <w:t>confusion matrix from this model is as follows:</w:t>
      </w:r>
    </w:p>
    <w:p w14:paraId="46CC58AC" w14:textId="482DE032" w:rsidR="00F714BD" w:rsidRDefault="00F714BD" w:rsidP="00F714BD">
      <w:pPr>
        <w:pStyle w:val="Caption"/>
        <w:keepNext/>
      </w:pPr>
      <w:bookmarkStart w:id="190" w:name="_Toc26440287"/>
      <w:r>
        <w:t xml:space="preserve">Table </w:t>
      </w:r>
      <w:r w:rsidR="00514A04">
        <w:fldChar w:fldCharType="begin"/>
      </w:r>
      <w:r w:rsidR="00514A04">
        <w:instrText xml:space="preserve"> SEQ Table \* ARABIC </w:instrText>
      </w:r>
      <w:r w:rsidR="00514A04">
        <w:fldChar w:fldCharType="separate"/>
      </w:r>
      <w:r w:rsidR="00914851">
        <w:rPr>
          <w:noProof/>
        </w:rPr>
        <w:t>11</w:t>
      </w:r>
      <w:r w:rsidR="00514A04">
        <w:rPr>
          <w:noProof/>
        </w:rPr>
        <w:fldChar w:fldCharType="end"/>
      </w:r>
      <w:r>
        <w:t xml:space="preserve">: Confusion matrix for lasso </w:t>
      </w:r>
      <w:r w:rsidR="00FD2C38">
        <w:t>logistic</w:t>
      </w:r>
      <w:r>
        <w:t xml:space="preserve"> regression with 1se lambda</w:t>
      </w:r>
      <w:bookmarkEnd w:id="190"/>
    </w:p>
    <w:p w14:paraId="3F1BC833" w14:textId="77777777" w:rsidR="00F605BB" w:rsidRPr="00F605BB" w:rsidRDefault="00F605BB" w:rsidP="00F605B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6994 1853</w:t>
      </w:r>
      <w:r w:rsidRPr="00F605BB">
        <w:rPr>
          <w:sz w:val="20"/>
        </w:rPr>
        <w:br/>
      </w:r>
      <w:r w:rsidRPr="00F605BB">
        <w:rPr>
          <w:rStyle w:val="VerbatimChar"/>
          <w:sz w:val="20"/>
        </w:rPr>
        <w:t>##          1   49  104</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0.7887          </w:t>
      </w:r>
      <w:r w:rsidRPr="00F605BB">
        <w:rPr>
          <w:sz w:val="20"/>
        </w:rPr>
        <w:br/>
      </w:r>
      <w:r w:rsidRPr="00F605BB">
        <w:rPr>
          <w:rStyle w:val="VerbatimChar"/>
          <w:sz w:val="20"/>
        </w:rPr>
        <w:t>##                  95% CI : (0.7801, 0.7971)</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0.08151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0.0692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 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0.99304         </w:t>
      </w:r>
      <w:r w:rsidRPr="00F605BB">
        <w:rPr>
          <w:sz w:val="20"/>
        </w:rPr>
        <w:br/>
      </w:r>
      <w:r w:rsidRPr="00F605BB">
        <w:rPr>
          <w:rStyle w:val="VerbatimChar"/>
          <w:sz w:val="20"/>
        </w:rPr>
        <w:t xml:space="preserve">##             Specificity : 0.05314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0.79055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0.67974         </w:t>
      </w:r>
      <w:r w:rsidRPr="00F605BB">
        <w:rPr>
          <w:sz w:val="20"/>
        </w:rPr>
        <w:br/>
      </w:r>
      <w:r w:rsidRPr="00F605BB">
        <w:rPr>
          <w:rStyle w:val="VerbatimChar"/>
          <w:sz w:val="20"/>
        </w:rPr>
        <w:t xml:space="preserve">##              Prevalence : 0.78256         </w:t>
      </w:r>
      <w:r w:rsidRPr="00F605BB">
        <w:rPr>
          <w:sz w:val="20"/>
        </w:rPr>
        <w:br/>
      </w:r>
      <w:r w:rsidRPr="00F605BB">
        <w:rPr>
          <w:rStyle w:val="VerbatimChar"/>
          <w:sz w:val="20"/>
        </w:rPr>
        <w:t xml:space="preserve">##          Detection Rate : 0.77711         </w:t>
      </w:r>
      <w:r w:rsidRPr="00F605BB">
        <w:rPr>
          <w:sz w:val="20"/>
        </w:rPr>
        <w:br/>
      </w:r>
      <w:r w:rsidRPr="00F605BB">
        <w:rPr>
          <w:rStyle w:val="VerbatimChar"/>
          <w:sz w:val="20"/>
        </w:rPr>
        <w:t xml:space="preserve">##    Detection Prevalence : 0.98300         </w:t>
      </w:r>
      <w:r w:rsidRPr="00F605BB">
        <w:rPr>
          <w:sz w:val="20"/>
        </w:rPr>
        <w:br/>
      </w:r>
      <w:r w:rsidRPr="00F605BB">
        <w:rPr>
          <w:rStyle w:val="VerbatimChar"/>
          <w:sz w:val="20"/>
        </w:rPr>
        <w:t xml:space="preserve">##       Balanced Accuracy : 0.52309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627EE95F" w14:textId="4AB8AC7C" w:rsidR="00102001" w:rsidRDefault="00102001" w:rsidP="00AA251E">
      <w:pPr>
        <w:spacing w:after="0" w:line="240" w:lineRule="auto"/>
        <w:ind w:left="720"/>
        <w:rPr>
          <w:rFonts w:ascii="Times New Roman" w:eastAsia="Times New Roman" w:hAnsi="Times New Roman" w:cs="Times New Roman"/>
          <w:sz w:val="24"/>
          <w:szCs w:val="24"/>
        </w:rPr>
      </w:pPr>
    </w:p>
    <w:p w14:paraId="39CBD6ED" w14:textId="77777777" w:rsidR="00102001" w:rsidRDefault="00102001" w:rsidP="001020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ROC curve for this model is:</w:t>
      </w:r>
    </w:p>
    <w:p w14:paraId="3F2E2CA5" w14:textId="56B1C5A9" w:rsidR="00F714BD" w:rsidRDefault="009168CB" w:rsidP="00F714BD">
      <w:pPr>
        <w:keepNext/>
        <w:spacing w:after="0" w:line="240" w:lineRule="auto"/>
      </w:pPr>
      <w:r>
        <w:rPr>
          <w:noProof/>
        </w:rPr>
        <w:drawing>
          <wp:inline distT="0" distB="0" distL="0" distR="0" wp14:anchorId="7CF8C4AD" wp14:editId="244F1FD5">
            <wp:extent cx="5943600" cy="3209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967"/>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14:paraId="5C010DC6" w14:textId="0D34350D" w:rsidR="00102001" w:rsidRDefault="00F714BD" w:rsidP="00F714BD">
      <w:pPr>
        <w:pStyle w:val="Caption"/>
        <w:rPr>
          <w:rFonts w:ascii="Times New Roman" w:eastAsia="Times New Roman" w:hAnsi="Times New Roman" w:cs="Times New Roman"/>
          <w:sz w:val="24"/>
          <w:szCs w:val="24"/>
        </w:rPr>
      </w:pPr>
      <w:bookmarkStart w:id="191" w:name="_Toc26440325"/>
      <w:r>
        <w:t xml:space="preserve">Figure </w:t>
      </w:r>
      <w:r w:rsidR="00514A04">
        <w:fldChar w:fldCharType="begin"/>
      </w:r>
      <w:r w:rsidR="00514A04">
        <w:instrText xml:space="preserve"> SEQ Figure \* ARABIC </w:instrText>
      </w:r>
      <w:r w:rsidR="00514A04">
        <w:fldChar w:fldCharType="separate"/>
      </w:r>
      <w:r w:rsidR="005A3965">
        <w:rPr>
          <w:noProof/>
        </w:rPr>
        <w:t>9</w:t>
      </w:r>
      <w:r w:rsidR="00514A04">
        <w:rPr>
          <w:noProof/>
        </w:rPr>
        <w:fldChar w:fldCharType="end"/>
      </w:r>
      <w:r>
        <w:t>: ROC curve for lasso logistic regression with 1se lambda</w:t>
      </w:r>
      <w:bookmarkEnd w:id="191"/>
    </w:p>
    <w:p w14:paraId="2F7A504E" w14:textId="0FBA6129" w:rsidR="00102001" w:rsidRDefault="002153F5" w:rsidP="001020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 LASSO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model with 1SE lambda as a tuning parameter does not perform better than the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without regularization</w:t>
      </w:r>
      <w:ins w:id="192" w:author="Roxanne Salinas" w:date="2019-12-05T17:31:00Z">
        <w:r w:rsidR="00AE0EDB">
          <w:rPr>
            <w:rFonts w:ascii="Times New Roman" w:eastAsia="Times New Roman" w:hAnsi="Times New Roman" w:cs="Times New Roman"/>
            <w:sz w:val="24"/>
            <w:szCs w:val="24"/>
          </w:rPr>
          <w:t>.</w:t>
        </w:r>
      </w:ins>
    </w:p>
    <w:p w14:paraId="02677EFB" w14:textId="77777777" w:rsidR="0043622C" w:rsidRDefault="0043622C" w:rsidP="002153F5">
      <w:pPr>
        <w:spacing w:after="0" w:line="240" w:lineRule="auto"/>
        <w:rPr>
          <w:rFonts w:ascii="Times New Roman" w:eastAsia="Times New Roman" w:hAnsi="Times New Roman" w:cs="Times New Roman"/>
          <w:sz w:val="24"/>
          <w:szCs w:val="24"/>
        </w:rPr>
      </w:pPr>
    </w:p>
    <w:p w14:paraId="577F10F7" w14:textId="10669EA2" w:rsidR="002153F5" w:rsidRDefault="00265E62" w:rsidP="00265E62">
      <w:pPr>
        <w:pStyle w:val="Heading3"/>
        <w:rPr>
          <w:rFonts w:eastAsia="Times New Roman"/>
        </w:rPr>
      </w:pPr>
      <w:bookmarkStart w:id="193" w:name="_Toc26440348"/>
      <w:bookmarkStart w:id="194" w:name="_GoBack"/>
      <w:bookmarkEnd w:id="194"/>
      <w:r>
        <w:rPr>
          <w:rFonts w:eastAsia="Times New Roman"/>
        </w:rPr>
        <w:t xml:space="preserve">3.2.3 Elastic Net </w:t>
      </w:r>
      <w:r w:rsidR="00FD2C38">
        <w:rPr>
          <w:rFonts w:eastAsia="Times New Roman"/>
        </w:rPr>
        <w:t>Logistic</w:t>
      </w:r>
      <w:r>
        <w:rPr>
          <w:rFonts w:eastAsia="Times New Roman"/>
        </w:rPr>
        <w:t xml:space="preserve"> Regression</w:t>
      </w:r>
      <w:bookmarkEnd w:id="193"/>
    </w:p>
    <w:p w14:paraId="40BAACE6" w14:textId="37DF7108" w:rsidR="0043622C" w:rsidRDefault="00A47163" w:rsidP="00265E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model, as a matter of convenience, we chose alpha to be 0.5. Similar to what we did with Ridge and Lasso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we chose the tuning parameter using cross validation on the entire dataset. The following plot shows numerous estimates of the tuning parameter estimated th</w:t>
      </w:r>
      <w:ins w:id="195" w:author="Roxanne Salinas" w:date="2019-12-05T17:33:00Z">
        <w:r w:rsidR="00D53BFC">
          <w:rPr>
            <w:rFonts w:ascii="Times New Roman" w:eastAsia="Times New Roman" w:hAnsi="Times New Roman" w:cs="Times New Roman"/>
            <w:sz w:val="24"/>
            <w:szCs w:val="24"/>
          </w:rPr>
          <w:t>r</w:t>
        </w:r>
      </w:ins>
      <w:r>
        <w:rPr>
          <w:rFonts w:ascii="Times New Roman" w:eastAsia="Times New Roman" w:hAnsi="Times New Roman" w:cs="Times New Roman"/>
          <w:sz w:val="24"/>
          <w:szCs w:val="24"/>
        </w:rPr>
        <w:t xml:space="preserve">ough cross validation. </w:t>
      </w:r>
    </w:p>
    <w:p w14:paraId="082BE7AA" w14:textId="73E090D2" w:rsidR="00F714BD" w:rsidRDefault="00D7271E" w:rsidP="00F714BD">
      <w:pPr>
        <w:keepNext/>
        <w:spacing w:after="0" w:line="240" w:lineRule="auto"/>
      </w:pPr>
      <w:r>
        <w:rPr>
          <w:noProof/>
        </w:rPr>
        <w:drawing>
          <wp:inline distT="0" distB="0" distL="0" distR="0" wp14:anchorId="0920B10B" wp14:editId="4F73FD8D">
            <wp:extent cx="5943600" cy="36150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5055"/>
                    </a:xfrm>
                    <a:prstGeom prst="rect">
                      <a:avLst/>
                    </a:prstGeom>
                  </pic:spPr>
                </pic:pic>
              </a:graphicData>
            </a:graphic>
          </wp:inline>
        </w:drawing>
      </w:r>
    </w:p>
    <w:p w14:paraId="5487C3E0" w14:textId="036C81CC" w:rsidR="00A47163" w:rsidRDefault="00F714BD" w:rsidP="00F714BD">
      <w:pPr>
        <w:pStyle w:val="Caption"/>
        <w:rPr>
          <w:rFonts w:ascii="Times New Roman" w:eastAsia="Times New Roman" w:hAnsi="Times New Roman" w:cs="Times New Roman"/>
          <w:sz w:val="24"/>
          <w:szCs w:val="24"/>
        </w:rPr>
      </w:pPr>
      <w:bookmarkStart w:id="196" w:name="_Toc26440326"/>
      <w:r>
        <w:t xml:space="preserve">Figure </w:t>
      </w:r>
      <w:r w:rsidR="00514A04">
        <w:fldChar w:fldCharType="begin"/>
      </w:r>
      <w:r w:rsidR="00514A04">
        <w:instrText xml:space="preserve"> SEQ Figure \* ARABIC </w:instrText>
      </w:r>
      <w:r w:rsidR="00514A04">
        <w:fldChar w:fldCharType="separate"/>
      </w:r>
      <w:r w:rsidR="005A3965">
        <w:rPr>
          <w:noProof/>
        </w:rPr>
        <w:t>10</w:t>
      </w:r>
      <w:r w:rsidR="00514A04">
        <w:rPr>
          <w:noProof/>
        </w:rPr>
        <w:fldChar w:fldCharType="end"/>
      </w:r>
      <w:r>
        <w:t>: Misclassification error plot for various lambda-Elastic net</w:t>
      </w:r>
      <w:bookmarkEnd w:id="196"/>
    </w:p>
    <w:p w14:paraId="77725DC9" w14:textId="06018353" w:rsidR="00A47163" w:rsidRDefault="00A47163" w:rsidP="00265E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cognizant of the fact that elastic net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t>
      </w:r>
      <w:r w:rsidR="00FC5247">
        <w:rPr>
          <w:rFonts w:ascii="Times New Roman" w:eastAsia="Times New Roman" w:hAnsi="Times New Roman" w:cs="Times New Roman"/>
          <w:sz w:val="24"/>
          <w:szCs w:val="24"/>
        </w:rPr>
        <w:t xml:space="preserve">gives value somewhere in between ridge and Lasso. Since the ridge and lasso fits do not perform better than the none-regularized </w:t>
      </w:r>
      <w:r w:rsidR="00FD2C38">
        <w:rPr>
          <w:rFonts w:ascii="Times New Roman" w:eastAsia="Times New Roman" w:hAnsi="Times New Roman" w:cs="Times New Roman"/>
          <w:sz w:val="24"/>
          <w:szCs w:val="24"/>
        </w:rPr>
        <w:t>logistic</w:t>
      </w:r>
      <w:r w:rsidR="00FC5247">
        <w:rPr>
          <w:rFonts w:ascii="Times New Roman" w:eastAsia="Times New Roman" w:hAnsi="Times New Roman" w:cs="Times New Roman"/>
          <w:sz w:val="24"/>
          <w:szCs w:val="24"/>
        </w:rPr>
        <w:t xml:space="preserve"> regression, we do not expect this model to perform better than the none-regularized </w:t>
      </w:r>
      <w:r w:rsidR="00FD2C38">
        <w:rPr>
          <w:rFonts w:ascii="Times New Roman" w:eastAsia="Times New Roman" w:hAnsi="Times New Roman" w:cs="Times New Roman"/>
          <w:sz w:val="24"/>
          <w:szCs w:val="24"/>
        </w:rPr>
        <w:t>logistic</w:t>
      </w:r>
      <w:r w:rsidR="00FC5247">
        <w:rPr>
          <w:rFonts w:ascii="Times New Roman" w:eastAsia="Times New Roman" w:hAnsi="Times New Roman" w:cs="Times New Roman"/>
          <w:sz w:val="24"/>
          <w:szCs w:val="24"/>
        </w:rPr>
        <w:t xml:space="preserve"> regression. For the sake of exercise and to show the robustness of our research, </w:t>
      </w:r>
      <w:del w:id="197" w:author="Roxanne Salinas" w:date="2019-12-05T17:33:00Z">
        <w:r w:rsidR="00FC5247" w:rsidDel="00D53BFC">
          <w:rPr>
            <w:rFonts w:ascii="Times New Roman" w:eastAsia="Times New Roman" w:hAnsi="Times New Roman" w:cs="Times New Roman"/>
            <w:sz w:val="24"/>
            <w:szCs w:val="24"/>
          </w:rPr>
          <w:delText xml:space="preserve">however, </w:delText>
        </w:r>
      </w:del>
      <w:r w:rsidR="00FC5247">
        <w:rPr>
          <w:rFonts w:ascii="Times New Roman" w:eastAsia="Times New Roman" w:hAnsi="Times New Roman" w:cs="Times New Roman"/>
          <w:sz w:val="24"/>
          <w:szCs w:val="24"/>
        </w:rPr>
        <w:t xml:space="preserve">we fitted this model to </w:t>
      </w:r>
      <w:ins w:id="198" w:author="Roxanne Salinas" w:date="2019-12-05T17:33:00Z">
        <w:r w:rsidR="00D53BFC">
          <w:rPr>
            <w:rFonts w:ascii="Times New Roman" w:eastAsia="Times New Roman" w:hAnsi="Times New Roman" w:cs="Times New Roman"/>
            <w:sz w:val="24"/>
            <w:szCs w:val="24"/>
          </w:rPr>
          <w:t>p</w:t>
        </w:r>
      </w:ins>
      <w:ins w:id="199" w:author="Roxanne Salinas" w:date="2019-12-05T17:34:00Z">
        <w:r w:rsidR="00D53BFC">
          <w:rPr>
            <w:rFonts w:ascii="Times New Roman" w:eastAsia="Times New Roman" w:hAnsi="Times New Roman" w:cs="Times New Roman"/>
            <w:sz w:val="24"/>
            <w:szCs w:val="24"/>
          </w:rPr>
          <w:t>rove</w:t>
        </w:r>
      </w:ins>
      <w:del w:id="200" w:author="Roxanne Salinas" w:date="2019-12-05T17:33:00Z">
        <w:r w:rsidR="00FC5247" w:rsidDel="00D53BFC">
          <w:rPr>
            <w:rFonts w:ascii="Times New Roman" w:eastAsia="Times New Roman" w:hAnsi="Times New Roman" w:cs="Times New Roman"/>
            <w:sz w:val="24"/>
            <w:szCs w:val="24"/>
          </w:rPr>
          <w:delText>show</w:delText>
        </w:r>
      </w:del>
      <w:r w:rsidR="00FC5247">
        <w:rPr>
          <w:rFonts w:ascii="Times New Roman" w:eastAsia="Times New Roman" w:hAnsi="Times New Roman" w:cs="Times New Roman"/>
          <w:sz w:val="24"/>
          <w:szCs w:val="24"/>
        </w:rPr>
        <w:t xml:space="preserve"> what we have already expected.</w:t>
      </w:r>
    </w:p>
    <w:p w14:paraId="7984DA0F" w14:textId="77777777" w:rsidR="00FC5247" w:rsidRDefault="00FC5247" w:rsidP="00265E62">
      <w:pPr>
        <w:spacing w:after="0" w:line="240" w:lineRule="auto"/>
        <w:rPr>
          <w:rFonts w:ascii="Times New Roman" w:eastAsia="Times New Roman" w:hAnsi="Times New Roman" w:cs="Times New Roman"/>
          <w:sz w:val="24"/>
          <w:szCs w:val="24"/>
        </w:rPr>
      </w:pPr>
    </w:p>
    <w:p w14:paraId="78AE5CF8" w14:textId="3F73CEC4" w:rsidR="00FC5247" w:rsidRDefault="00932045" w:rsidP="00932045">
      <w:pPr>
        <w:pStyle w:val="Heading4"/>
        <w:rPr>
          <w:rFonts w:eastAsia="Times New Roman"/>
        </w:rPr>
      </w:pPr>
      <w:r>
        <w:rPr>
          <w:rFonts w:eastAsia="Times New Roman"/>
        </w:rPr>
        <w:t xml:space="preserve">3.2.3.1 Elastic Net </w:t>
      </w:r>
      <w:r w:rsidR="00FD2C38">
        <w:rPr>
          <w:rFonts w:eastAsia="Times New Roman"/>
        </w:rPr>
        <w:t>Logistic</w:t>
      </w:r>
      <w:r>
        <w:rPr>
          <w:rFonts w:eastAsia="Times New Roman"/>
        </w:rPr>
        <w:t xml:space="preserve"> Regression with Minimum Lambda</w:t>
      </w:r>
    </w:p>
    <w:p w14:paraId="5431891C" w14:textId="3FB30F1F" w:rsidR="00932045" w:rsidRDefault="00932045" w:rsidP="00932045">
      <w:pPr>
        <w:rPr>
          <w:rFonts w:ascii="Times New Roman" w:hAnsi="Times New Roman" w:cs="Times New Roman"/>
          <w:sz w:val="24"/>
          <w:szCs w:val="24"/>
        </w:rPr>
      </w:pPr>
      <w:r>
        <w:rPr>
          <w:rFonts w:ascii="Times New Roman" w:hAnsi="Times New Roman" w:cs="Times New Roman"/>
          <w:sz w:val="24"/>
          <w:szCs w:val="24"/>
        </w:rPr>
        <w:t xml:space="preserve">The following table shows the coefficient estimates for elastic net </w:t>
      </w:r>
      <w:r w:rsidR="00FD2C38">
        <w:rPr>
          <w:rFonts w:ascii="Times New Roman" w:hAnsi="Times New Roman" w:cs="Times New Roman"/>
          <w:sz w:val="24"/>
          <w:szCs w:val="24"/>
        </w:rPr>
        <w:t>logistic</w:t>
      </w:r>
      <w:r>
        <w:rPr>
          <w:rFonts w:ascii="Times New Roman" w:hAnsi="Times New Roman" w:cs="Times New Roman"/>
          <w:sz w:val="24"/>
          <w:szCs w:val="24"/>
        </w:rPr>
        <w:t xml:space="preserve"> regression with minimum lambda.</w:t>
      </w:r>
    </w:p>
    <w:p w14:paraId="47484491" w14:textId="6F7F8629" w:rsidR="00F714BD" w:rsidRDefault="00F714BD" w:rsidP="00F714BD">
      <w:pPr>
        <w:pStyle w:val="Caption"/>
        <w:keepNext/>
      </w:pPr>
      <w:bookmarkStart w:id="201" w:name="_Toc26440288"/>
      <w:r>
        <w:t xml:space="preserve">Table </w:t>
      </w:r>
      <w:r w:rsidR="00514A04">
        <w:fldChar w:fldCharType="begin"/>
      </w:r>
      <w:r w:rsidR="00514A04">
        <w:instrText xml:space="preserve"> SEQ Table \* ARABIC </w:instrText>
      </w:r>
      <w:r w:rsidR="00514A04">
        <w:fldChar w:fldCharType="separate"/>
      </w:r>
      <w:r w:rsidR="00914851">
        <w:rPr>
          <w:noProof/>
        </w:rPr>
        <w:t>12</w:t>
      </w:r>
      <w:r w:rsidR="00514A04">
        <w:rPr>
          <w:noProof/>
        </w:rPr>
        <w:fldChar w:fldCharType="end"/>
      </w:r>
      <w:r>
        <w:t xml:space="preserve">: Coefficient estimate for elastic net </w:t>
      </w:r>
      <w:r w:rsidR="00FD2C38">
        <w:t>logistic</w:t>
      </w:r>
      <w:r>
        <w:t xml:space="preserve"> regression with minimum lambda</w:t>
      </w:r>
      <w:bookmarkEnd w:id="201"/>
    </w:p>
    <w:p w14:paraId="0B65CA1F" w14:textId="200E5818" w:rsidR="00932045" w:rsidRPr="00656AFB" w:rsidRDefault="00656AFB" w:rsidP="00656AFB">
      <w:pPr>
        <w:pStyle w:val="SourceCode"/>
        <w:rPr>
          <w:sz w:val="20"/>
        </w:rPr>
      </w:pPr>
      <w:r w:rsidRPr="00656AFB">
        <w:rPr>
          <w:rStyle w:val="VerbatimChar"/>
          <w:sz w:val="20"/>
        </w:rPr>
        <w:t>## 31 x 1 sparse Matrix of class "</w:t>
      </w:r>
      <w:proofErr w:type="spellStart"/>
      <w:r w:rsidRPr="00656AFB">
        <w:rPr>
          <w:rStyle w:val="VerbatimChar"/>
          <w:sz w:val="20"/>
        </w:rPr>
        <w:t>dgCMatrix</w:t>
      </w:r>
      <w:proofErr w:type="spellEnd"/>
      <w:r w:rsidRPr="00656AFB">
        <w:rPr>
          <w:rStyle w:val="VerbatimChar"/>
          <w:sz w:val="20"/>
        </w:rPr>
        <w:t>"</w:t>
      </w:r>
      <w:r w:rsidRPr="00656AFB">
        <w:rPr>
          <w:sz w:val="20"/>
        </w:rPr>
        <w:br/>
      </w:r>
      <w:r w:rsidRPr="00656AFB">
        <w:rPr>
          <w:rStyle w:val="VerbatimChar"/>
          <w:sz w:val="20"/>
        </w:rPr>
        <w:t>##                        s0</w:t>
      </w:r>
      <w:r w:rsidRPr="00656AFB">
        <w:rPr>
          <w:sz w:val="20"/>
        </w:rPr>
        <w:br/>
      </w:r>
      <w:r w:rsidRPr="00656AFB">
        <w:rPr>
          <w:rStyle w:val="VerbatimChar"/>
          <w:sz w:val="20"/>
        </w:rPr>
        <w:t>## (Intercept) -1.246880e+00</w:t>
      </w:r>
      <w:r w:rsidRPr="00656AFB">
        <w:rPr>
          <w:sz w:val="20"/>
        </w:rPr>
        <w:br/>
      </w:r>
      <w:r w:rsidRPr="00656AFB">
        <w:rPr>
          <w:rStyle w:val="VerbatimChar"/>
          <w:sz w:val="20"/>
        </w:rPr>
        <w:t>## LIMIT_BAL   -7.918567e-07</w:t>
      </w:r>
      <w:r w:rsidRPr="00656AFB">
        <w:rPr>
          <w:sz w:val="20"/>
        </w:rPr>
        <w:br/>
      </w:r>
      <w:r w:rsidRPr="00656AFB">
        <w:rPr>
          <w:rStyle w:val="VerbatimChar"/>
          <w:sz w:val="20"/>
        </w:rPr>
        <w:t>## SEX2        -1.102462e-01</w:t>
      </w:r>
      <w:r w:rsidRPr="00656AFB">
        <w:rPr>
          <w:sz w:val="20"/>
        </w:rPr>
        <w:br/>
      </w:r>
      <w:r w:rsidRPr="00656AFB">
        <w:rPr>
          <w:rStyle w:val="VerbatimChar"/>
          <w:sz w:val="20"/>
        </w:rPr>
        <w:t>## EDUCATION1   5.935857e-02</w:t>
      </w:r>
      <w:r w:rsidRPr="00656AFB">
        <w:rPr>
          <w:sz w:val="20"/>
        </w:rPr>
        <w:br/>
      </w:r>
      <w:r w:rsidRPr="00656AFB">
        <w:rPr>
          <w:rStyle w:val="VerbatimChar"/>
          <w:sz w:val="20"/>
        </w:rPr>
        <w:t xml:space="preserve">## EDUCATION2   .           </w:t>
      </w:r>
      <w:r w:rsidRPr="00656AFB">
        <w:rPr>
          <w:sz w:val="20"/>
        </w:rPr>
        <w:br/>
      </w:r>
      <w:r w:rsidRPr="00656AFB">
        <w:rPr>
          <w:rStyle w:val="VerbatimChar"/>
          <w:sz w:val="20"/>
        </w:rPr>
        <w:t xml:space="preserve">## </w:t>
      </w:r>
      <w:proofErr w:type="gramStart"/>
      <w:r w:rsidRPr="00656AFB">
        <w:rPr>
          <w:rStyle w:val="VerbatimChar"/>
          <w:sz w:val="20"/>
        </w:rPr>
        <w:t>EDUCATION3  -</w:t>
      </w:r>
      <w:proofErr w:type="gramEnd"/>
      <w:r w:rsidRPr="00656AFB">
        <w:rPr>
          <w:rStyle w:val="VerbatimChar"/>
          <w:sz w:val="20"/>
        </w:rPr>
        <w:t>4.536444e-02</w:t>
      </w:r>
      <w:r w:rsidRPr="00656AFB">
        <w:rPr>
          <w:sz w:val="20"/>
        </w:rPr>
        <w:br/>
      </w:r>
      <w:r w:rsidRPr="00656AFB">
        <w:rPr>
          <w:rStyle w:val="VerbatimChar"/>
          <w:sz w:val="20"/>
        </w:rPr>
        <w:t>## EDUCATION4  -6.699104e-01</w:t>
      </w:r>
      <w:r w:rsidRPr="00656AFB">
        <w:rPr>
          <w:sz w:val="20"/>
        </w:rPr>
        <w:br/>
      </w:r>
      <w:r w:rsidRPr="00656AFB">
        <w:rPr>
          <w:rStyle w:val="VerbatimChar"/>
          <w:sz w:val="20"/>
        </w:rPr>
        <w:t>## EDUCATION5  -1.231449e+00</w:t>
      </w:r>
      <w:r w:rsidRPr="00656AFB">
        <w:rPr>
          <w:sz w:val="20"/>
        </w:rPr>
        <w:br/>
      </w:r>
      <w:r w:rsidRPr="00656AFB">
        <w:rPr>
          <w:rStyle w:val="VerbatimChar"/>
          <w:sz w:val="20"/>
        </w:rPr>
        <w:t xml:space="preserve">## EDUCATION6   .           </w:t>
      </w:r>
      <w:r w:rsidRPr="00656AFB">
        <w:rPr>
          <w:sz w:val="20"/>
        </w:rPr>
        <w:br/>
      </w:r>
      <w:r w:rsidRPr="00656AFB">
        <w:rPr>
          <w:rStyle w:val="VerbatimChar"/>
          <w:sz w:val="20"/>
        </w:rPr>
        <w:t>## MARRIAGE1    1.570050e-01</w:t>
      </w:r>
      <w:r w:rsidRPr="00656AFB">
        <w:rPr>
          <w:sz w:val="20"/>
        </w:rPr>
        <w:br/>
      </w:r>
      <w:r w:rsidRPr="00656AFB">
        <w:rPr>
          <w:rStyle w:val="VerbatimChar"/>
          <w:sz w:val="20"/>
        </w:rPr>
        <w:t xml:space="preserve">## MARRIAGE2    .           </w:t>
      </w:r>
      <w:r w:rsidRPr="00656AFB">
        <w:rPr>
          <w:sz w:val="20"/>
        </w:rPr>
        <w:br/>
      </w:r>
      <w:r w:rsidRPr="00656AFB">
        <w:rPr>
          <w:rStyle w:val="VerbatimChar"/>
          <w:sz w:val="20"/>
        </w:rPr>
        <w:t>## MARRIAGE3    1.188401e-01</w:t>
      </w:r>
      <w:r w:rsidRPr="00656AFB">
        <w:rPr>
          <w:sz w:val="20"/>
        </w:rPr>
        <w:br/>
      </w:r>
      <w:r w:rsidRPr="00656AFB">
        <w:rPr>
          <w:rStyle w:val="VerbatimChar"/>
          <w:sz w:val="20"/>
        </w:rPr>
        <w:t>## AGE          5.478777e-03</w:t>
      </w:r>
      <w:r w:rsidRPr="00656AFB">
        <w:rPr>
          <w:sz w:val="20"/>
        </w:rPr>
        <w:br/>
      </w:r>
      <w:r w:rsidRPr="00656AFB">
        <w:rPr>
          <w:rStyle w:val="VerbatimChar"/>
          <w:sz w:val="20"/>
        </w:rPr>
        <w:t>## PAY_0        5.798298e-01</w:t>
      </w:r>
      <w:r w:rsidRPr="00656AFB">
        <w:rPr>
          <w:sz w:val="20"/>
        </w:rPr>
        <w:br/>
      </w:r>
      <w:r w:rsidRPr="00656AFB">
        <w:rPr>
          <w:rStyle w:val="VerbatimChar"/>
          <w:sz w:val="20"/>
        </w:rPr>
        <w:t>## PAY_2        8.480178e-02</w:t>
      </w:r>
      <w:r w:rsidRPr="00656AFB">
        <w:rPr>
          <w:sz w:val="20"/>
        </w:rPr>
        <w:br/>
      </w:r>
      <w:r w:rsidRPr="00656AFB">
        <w:rPr>
          <w:rStyle w:val="VerbatimChar"/>
          <w:sz w:val="20"/>
        </w:rPr>
        <w:t>## PAY_3        6.282912e-02</w:t>
      </w:r>
      <w:r w:rsidRPr="00656AFB">
        <w:rPr>
          <w:sz w:val="20"/>
        </w:rPr>
        <w:br/>
      </w:r>
      <w:r w:rsidRPr="00656AFB">
        <w:rPr>
          <w:rStyle w:val="VerbatimChar"/>
          <w:sz w:val="20"/>
        </w:rPr>
        <w:t>## PAY_4        4.612999e-02</w:t>
      </w:r>
      <w:r w:rsidRPr="00656AFB">
        <w:rPr>
          <w:sz w:val="20"/>
        </w:rPr>
        <w:br/>
      </w:r>
      <w:r w:rsidRPr="00656AFB">
        <w:rPr>
          <w:rStyle w:val="VerbatimChar"/>
          <w:sz w:val="20"/>
        </w:rPr>
        <w:t>## PAY_5        1.114418e-02</w:t>
      </w:r>
      <w:r w:rsidRPr="00656AFB">
        <w:rPr>
          <w:sz w:val="20"/>
        </w:rPr>
        <w:br/>
      </w:r>
      <w:r w:rsidRPr="00656AFB">
        <w:rPr>
          <w:rStyle w:val="VerbatimChar"/>
          <w:sz w:val="20"/>
        </w:rPr>
        <w:t>## PAY_6        1.744204e-02</w:t>
      </w:r>
      <w:r w:rsidRPr="00656AFB">
        <w:rPr>
          <w:sz w:val="20"/>
        </w:rPr>
        <w:br/>
      </w:r>
      <w:r w:rsidRPr="00656AFB">
        <w:rPr>
          <w:rStyle w:val="VerbatimChar"/>
          <w:sz w:val="20"/>
        </w:rPr>
        <w:t>## BILL_AMT1   -1.558654e-06</w:t>
      </w:r>
      <w:r w:rsidRPr="00656AFB">
        <w:rPr>
          <w:sz w:val="20"/>
        </w:rPr>
        <w:br/>
      </w:r>
      <w:r w:rsidRPr="00656AFB">
        <w:rPr>
          <w:rStyle w:val="VerbatimChar"/>
          <w:sz w:val="20"/>
        </w:rPr>
        <w:t xml:space="preserve">## BILL_AMT2    .           </w:t>
      </w:r>
      <w:r w:rsidRPr="00656AFB">
        <w:rPr>
          <w:sz w:val="20"/>
        </w:rPr>
        <w:br/>
      </w:r>
      <w:r w:rsidRPr="00656AFB">
        <w:rPr>
          <w:rStyle w:val="VerbatimChar"/>
          <w:sz w:val="20"/>
        </w:rPr>
        <w:t xml:space="preserve">## BILL_AMT3    .           </w:t>
      </w:r>
      <w:r w:rsidRPr="00656AFB">
        <w:rPr>
          <w:sz w:val="20"/>
        </w:rPr>
        <w:br/>
      </w:r>
      <w:r w:rsidRPr="00656AFB">
        <w:rPr>
          <w:rStyle w:val="VerbatimChar"/>
          <w:sz w:val="20"/>
        </w:rPr>
        <w:t>## BILL_AMT4    1.919094e-07</w:t>
      </w:r>
      <w:r w:rsidRPr="00656AFB">
        <w:rPr>
          <w:sz w:val="20"/>
        </w:rPr>
        <w:br/>
      </w:r>
      <w:r w:rsidRPr="00656AFB">
        <w:rPr>
          <w:rStyle w:val="VerbatimChar"/>
          <w:sz w:val="20"/>
        </w:rPr>
        <w:t>## BILL_AMT5    1.447701e-07</w:t>
      </w:r>
      <w:r w:rsidRPr="00656AFB">
        <w:rPr>
          <w:sz w:val="20"/>
        </w:rPr>
        <w:br/>
      </w:r>
      <w:r w:rsidRPr="00656AFB">
        <w:rPr>
          <w:rStyle w:val="VerbatimChar"/>
          <w:sz w:val="20"/>
        </w:rPr>
        <w:t xml:space="preserve">## BILL_AMT6    .           </w:t>
      </w:r>
      <w:r w:rsidRPr="00656AFB">
        <w:rPr>
          <w:sz w:val="20"/>
        </w:rPr>
        <w:br/>
      </w:r>
      <w:r w:rsidRPr="00656AFB">
        <w:rPr>
          <w:rStyle w:val="VerbatimChar"/>
          <w:sz w:val="20"/>
        </w:rPr>
        <w:t>## PAY_AMT1    -9.598983e-06</w:t>
      </w:r>
      <w:r w:rsidRPr="00656AFB">
        <w:rPr>
          <w:sz w:val="20"/>
        </w:rPr>
        <w:br/>
      </w:r>
      <w:r w:rsidRPr="00656AFB">
        <w:rPr>
          <w:rStyle w:val="VerbatimChar"/>
          <w:sz w:val="20"/>
        </w:rPr>
        <w:t>## PAY_AMT2    -7.351511e-06</w:t>
      </w:r>
      <w:r w:rsidRPr="00656AFB">
        <w:rPr>
          <w:sz w:val="20"/>
        </w:rPr>
        <w:br/>
      </w:r>
      <w:r w:rsidRPr="00656AFB">
        <w:rPr>
          <w:rStyle w:val="VerbatimChar"/>
          <w:sz w:val="20"/>
        </w:rPr>
        <w:t>## PAY_AMT3    -8.643330e-07</w:t>
      </w:r>
      <w:r w:rsidRPr="00656AFB">
        <w:rPr>
          <w:sz w:val="20"/>
        </w:rPr>
        <w:br/>
      </w:r>
      <w:r w:rsidRPr="00656AFB">
        <w:rPr>
          <w:rStyle w:val="VerbatimChar"/>
          <w:sz w:val="20"/>
        </w:rPr>
        <w:t>## PAY_AMT4    -4.580962e-06</w:t>
      </w:r>
      <w:r w:rsidRPr="00656AFB">
        <w:rPr>
          <w:sz w:val="20"/>
        </w:rPr>
        <w:br/>
      </w:r>
      <w:r w:rsidRPr="00656AFB">
        <w:rPr>
          <w:rStyle w:val="VerbatimChar"/>
          <w:sz w:val="20"/>
        </w:rPr>
        <w:t>## PAY_AMT5    -3.888413e-06</w:t>
      </w:r>
      <w:r w:rsidRPr="00656AFB">
        <w:rPr>
          <w:sz w:val="20"/>
        </w:rPr>
        <w:br/>
      </w:r>
      <w:r w:rsidRPr="00656AFB">
        <w:rPr>
          <w:rStyle w:val="VerbatimChar"/>
          <w:sz w:val="20"/>
        </w:rPr>
        <w:t>## PAY_AMT6    -3.227459e-06</w:t>
      </w:r>
    </w:p>
    <w:p w14:paraId="5B07BDA9" w14:textId="307CD825" w:rsidR="00932045" w:rsidRDefault="00932045" w:rsidP="00932045">
      <w:pPr>
        <w:rPr>
          <w:rFonts w:ascii="Times New Roman" w:hAnsi="Times New Roman" w:cs="Times New Roman"/>
          <w:sz w:val="24"/>
          <w:szCs w:val="24"/>
        </w:rPr>
      </w:pPr>
      <w:r>
        <w:rPr>
          <w:rFonts w:ascii="Times New Roman" w:hAnsi="Times New Roman" w:cs="Times New Roman"/>
          <w:sz w:val="24"/>
          <w:szCs w:val="24"/>
        </w:rPr>
        <w:t xml:space="preserve">Note that </w:t>
      </w:r>
      <w:r w:rsidR="00D7271E">
        <w:rPr>
          <w:rFonts w:ascii="Times New Roman" w:hAnsi="Times New Roman" w:cs="Times New Roman"/>
          <w:sz w:val="24"/>
          <w:szCs w:val="24"/>
        </w:rPr>
        <w:t>four</w:t>
      </w:r>
      <w:r>
        <w:rPr>
          <w:rFonts w:ascii="Times New Roman" w:hAnsi="Times New Roman" w:cs="Times New Roman"/>
          <w:sz w:val="24"/>
          <w:szCs w:val="24"/>
        </w:rPr>
        <w:t xml:space="preserve"> variable</w:t>
      </w:r>
      <w:r w:rsidR="00D7271E">
        <w:rPr>
          <w:rFonts w:ascii="Times New Roman" w:hAnsi="Times New Roman" w:cs="Times New Roman"/>
          <w:sz w:val="24"/>
          <w:szCs w:val="24"/>
        </w:rPr>
        <w:t>s have</w:t>
      </w:r>
      <w:r>
        <w:rPr>
          <w:rFonts w:ascii="Times New Roman" w:hAnsi="Times New Roman" w:cs="Times New Roman"/>
          <w:sz w:val="24"/>
          <w:szCs w:val="24"/>
        </w:rPr>
        <w:t xml:space="preserve"> coefficient estimate</w:t>
      </w:r>
      <w:r w:rsidR="00D7271E">
        <w:rPr>
          <w:rFonts w:ascii="Times New Roman" w:hAnsi="Times New Roman" w:cs="Times New Roman"/>
          <w:sz w:val="24"/>
          <w:szCs w:val="24"/>
        </w:rPr>
        <w:t>s</w:t>
      </w:r>
      <w:r>
        <w:rPr>
          <w:rFonts w:ascii="Times New Roman" w:hAnsi="Times New Roman" w:cs="Times New Roman"/>
          <w:sz w:val="24"/>
          <w:szCs w:val="24"/>
        </w:rPr>
        <w:t xml:space="preserve"> equal to zero. All other coefficients that are estimated to be zero with lasso have estimates very close to zero in this model. </w:t>
      </w:r>
    </w:p>
    <w:p w14:paraId="5303D14A" w14:textId="77777777" w:rsidR="00932045" w:rsidRDefault="00932045" w:rsidP="00932045">
      <w:pPr>
        <w:rPr>
          <w:rFonts w:ascii="Times New Roman" w:hAnsi="Times New Roman" w:cs="Times New Roman"/>
          <w:sz w:val="24"/>
          <w:szCs w:val="24"/>
        </w:rPr>
      </w:pPr>
      <w:r>
        <w:rPr>
          <w:rFonts w:ascii="Times New Roman" w:hAnsi="Times New Roman" w:cs="Times New Roman"/>
          <w:sz w:val="24"/>
          <w:szCs w:val="24"/>
        </w:rPr>
        <w:t>The following table shows the test confusion matrix.</w:t>
      </w:r>
    </w:p>
    <w:p w14:paraId="3284E98E" w14:textId="0AB2CC0B" w:rsidR="00F714BD" w:rsidRDefault="00F714BD" w:rsidP="00F714BD">
      <w:pPr>
        <w:pStyle w:val="Caption"/>
        <w:keepNext/>
      </w:pPr>
      <w:bookmarkStart w:id="202" w:name="_Toc26440289"/>
      <w:r>
        <w:t xml:space="preserve">Table </w:t>
      </w:r>
      <w:r w:rsidR="00514A04">
        <w:fldChar w:fldCharType="begin"/>
      </w:r>
      <w:r w:rsidR="00514A04">
        <w:instrText xml:space="preserve"> SEQ Table \* ARABIC </w:instrText>
      </w:r>
      <w:r w:rsidR="00514A04">
        <w:fldChar w:fldCharType="separate"/>
      </w:r>
      <w:r w:rsidR="00914851">
        <w:rPr>
          <w:noProof/>
        </w:rPr>
        <w:t>13</w:t>
      </w:r>
      <w:r w:rsidR="00514A04">
        <w:rPr>
          <w:noProof/>
        </w:rPr>
        <w:fldChar w:fldCharType="end"/>
      </w:r>
      <w:r>
        <w:t xml:space="preserve">: Confusion matrix for elastic net </w:t>
      </w:r>
      <w:r w:rsidR="00FD2C38">
        <w:t>logistic</w:t>
      </w:r>
      <w:r>
        <w:t xml:space="preserve"> regression with minimum lambda</w:t>
      </w:r>
      <w:bookmarkEnd w:id="202"/>
    </w:p>
    <w:p w14:paraId="5480D601" w14:textId="00E16C2D" w:rsidR="00932045" w:rsidRPr="00FD2C38" w:rsidRDefault="00656AFB" w:rsidP="00656AFB">
      <w:pPr>
        <w:pStyle w:val="SourceCode"/>
        <w:rPr>
          <w:sz w:val="20"/>
        </w:rPr>
      </w:pPr>
      <w:r w:rsidRPr="00FD2C38">
        <w:rPr>
          <w:rStyle w:val="VerbatimChar"/>
          <w:sz w:val="20"/>
        </w:rPr>
        <w:t>## Confusion Matrix and Statistics</w:t>
      </w:r>
      <w:r w:rsidRPr="00FD2C38">
        <w:rPr>
          <w:sz w:val="20"/>
        </w:rPr>
        <w:br/>
      </w:r>
      <w:r w:rsidRPr="00FD2C38">
        <w:rPr>
          <w:rStyle w:val="VerbatimChar"/>
          <w:sz w:val="20"/>
        </w:rPr>
        <w:t xml:space="preserve">## </w:t>
      </w:r>
      <w:r w:rsidRPr="00FD2C38">
        <w:rPr>
          <w:sz w:val="20"/>
        </w:rPr>
        <w:br/>
      </w:r>
      <w:r w:rsidRPr="00FD2C38">
        <w:rPr>
          <w:rStyle w:val="VerbatimChar"/>
          <w:sz w:val="20"/>
        </w:rPr>
        <w:t>##           Reference</w:t>
      </w:r>
      <w:r w:rsidRPr="00FD2C38">
        <w:rPr>
          <w:sz w:val="20"/>
        </w:rPr>
        <w:br/>
      </w:r>
      <w:r w:rsidRPr="00FD2C38">
        <w:rPr>
          <w:rStyle w:val="VerbatimChar"/>
          <w:sz w:val="20"/>
        </w:rPr>
        <w:t>## Prediction    0    1</w:t>
      </w:r>
      <w:r w:rsidRPr="00FD2C38">
        <w:rPr>
          <w:sz w:val="20"/>
        </w:rPr>
        <w:br/>
      </w:r>
      <w:r w:rsidRPr="00FD2C38">
        <w:rPr>
          <w:rStyle w:val="VerbatimChar"/>
          <w:sz w:val="20"/>
        </w:rPr>
        <w:t>##          0 6976 1808</w:t>
      </w:r>
      <w:r w:rsidRPr="00FD2C38">
        <w:rPr>
          <w:sz w:val="20"/>
        </w:rPr>
        <w:br/>
      </w:r>
      <w:r w:rsidRPr="00FD2C38">
        <w:rPr>
          <w:rStyle w:val="VerbatimChar"/>
          <w:sz w:val="20"/>
        </w:rPr>
        <w:t>##          1   67  149</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Accuracy : 0.7917       </w:t>
      </w:r>
      <w:r w:rsidRPr="00FD2C38">
        <w:rPr>
          <w:sz w:val="20"/>
        </w:rPr>
        <w:br/>
      </w:r>
      <w:r w:rsidRPr="00FD2C38">
        <w:rPr>
          <w:rStyle w:val="VerbatimChar"/>
          <w:sz w:val="20"/>
        </w:rPr>
        <w:t>##                  95% CI : (0.7831, 0.8)</w:t>
      </w:r>
      <w:r w:rsidRPr="00FD2C38">
        <w:rPr>
          <w:sz w:val="20"/>
        </w:rPr>
        <w:br/>
      </w:r>
      <w:r w:rsidRPr="00FD2C38">
        <w:rPr>
          <w:rStyle w:val="VerbatimChar"/>
          <w:sz w:val="20"/>
        </w:rPr>
        <w:t xml:space="preserve">##     No Information Rate : 0.7826       </w:t>
      </w:r>
      <w:r w:rsidRPr="00FD2C38">
        <w:rPr>
          <w:sz w:val="20"/>
        </w:rPr>
        <w:br/>
      </w:r>
      <w:r w:rsidRPr="00FD2C38">
        <w:rPr>
          <w:rStyle w:val="VerbatimChar"/>
          <w:sz w:val="20"/>
        </w:rPr>
        <w:t>##     P-Value [</w:t>
      </w:r>
      <w:proofErr w:type="spellStart"/>
      <w:r w:rsidRPr="00FD2C38">
        <w:rPr>
          <w:rStyle w:val="VerbatimChar"/>
          <w:sz w:val="20"/>
        </w:rPr>
        <w:t>Acc</w:t>
      </w:r>
      <w:proofErr w:type="spellEnd"/>
      <w:r w:rsidRPr="00FD2C38">
        <w:rPr>
          <w:rStyle w:val="VerbatimChar"/>
          <w:sz w:val="20"/>
        </w:rPr>
        <w:t xml:space="preserve"> &gt; NIR] : 0.01827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Kappa : 0.0982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w:t>
      </w:r>
      <w:proofErr w:type="spellStart"/>
      <w:r w:rsidRPr="00FD2C38">
        <w:rPr>
          <w:rStyle w:val="VerbatimChar"/>
          <w:sz w:val="20"/>
        </w:rPr>
        <w:t>Mcnemar's</w:t>
      </w:r>
      <w:proofErr w:type="spellEnd"/>
      <w:r w:rsidRPr="00FD2C38">
        <w:rPr>
          <w:rStyle w:val="VerbatimChar"/>
          <w:sz w:val="20"/>
        </w:rPr>
        <w:t xml:space="preserve"> Test P-Value : &lt; 2e-16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Sensitivity : 0.99049      </w:t>
      </w:r>
      <w:r w:rsidRPr="00FD2C38">
        <w:rPr>
          <w:sz w:val="20"/>
        </w:rPr>
        <w:br/>
      </w:r>
      <w:r w:rsidRPr="00FD2C38">
        <w:rPr>
          <w:rStyle w:val="VerbatimChar"/>
          <w:sz w:val="20"/>
        </w:rPr>
        <w:t xml:space="preserve">##             Specificity : 0.07614      </w:t>
      </w:r>
      <w:r w:rsidRPr="00FD2C38">
        <w:rPr>
          <w:sz w:val="20"/>
        </w:rPr>
        <w:br/>
      </w:r>
      <w:r w:rsidRPr="00FD2C38">
        <w:rPr>
          <w:rStyle w:val="VerbatimChar"/>
          <w:sz w:val="20"/>
        </w:rPr>
        <w:t xml:space="preserve">##          </w:t>
      </w:r>
      <w:proofErr w:type="spellStart"/>
      <w:r w:rsidRPr="00FD2C38">
        <w:rPr>
          <w:rStyle w:val="VerbatimChar"/>
          <w:sz w:val="20"/>
        </w:rPr>
        <w:t>Pos</w:t>
      </w:r>
      <w:proofErr w:type="spellEnd"/>
      <w:r w:rsidRPr="00FD2C38">
        <w:rPr>
          <w:rStyle w:val="VerbatimChar"/>
          <w:sz w:val="20"/>
        </w:rPr>
        <w:t xml:space="preserve"> </w:t>
      </w:r>
      <w:proofErr w:type="spellStart"/>
      <w:r w:rsidRPr="00FD2C38">
        <w:rPr>
          <w:rStyle w:val="VerbatimChar"/>
          <w:sz w:val="20"/>
        </w:rPr>
        <w:t>Pred</w:t>
      </w:r>
      <w:proofErr w:type="spellEnd"/>
      <w:r w:rsidRPr="00FD2C38">
        <w:rPr>
          <w:rStyle w:val="VerbatimChar"/>
          <w:sz w:val="20"/>
        </w:rPr>
        <w:t xml:space="preserve"> Value : 0.79417      </w:t>
      </w:r>
      <w:r w:rsidRPr="00FD2C38">
        <w:rPr>
          <w:sz w:val="20"/>
        </w:rPr>
        <w:br/>
      </w:r>
      <w:r w:rsidRPr="00FD2C38">
        <w:rPr>
          <w:rStyle w:val="VerbatimChar"/>
          <w:sz w:val="20"/>
        </w:rPr>
        <w:t xml:space="preserve">##          </w:t>
      </w:r>
      <w:proofErr w:type="spellStart"/>
      <w:r w:rsidRPr="00FD2C38">
        <w:rPr>
          <w:rStyle w:val="VerbatimChar"/>
          <w:sz w:val="20"/>
        </w:rPr>
        <w:t>Neg</w:t>
      </w:r>
      <w:proofErr w:type="spellEnd"/>
      <w:r w:rsidRPr="00FD2C38">
        <w:rPr>
          <w:rStyle w:val="VerbatimChar"/>
          <w:sz w:val="20"/>
        </w:rPr>
        <w:t xml:space="preserve"> </w:t>
      </w:r>
      <w:proofErr w:type="spellStart"/>
      <w:r w:rsidRPr="00FD2C38">
        <w:rPr>
          <w:rStyle w:val="VerbatimChar"/>
          <w:sz w:val="20"/>
        </w:rPr>
        <w:t>Pred</w:t>
      </w:r>
      <w:proofErr w:type="spellEnd"/>
      <w:r w:rsidRPr="00FD2C38">
        <w:rPr>
          <w:rStyle w:val="VerbatimChar"/>
          <w:sz w:val="20"/>
        </w:rPr>
        <w:t xml:space="preserve"> Value : 0.68981      </w:t>
      </w:r>
      <w:r w:rsidRPr="00FD2C38">
        <w:rPr>
          <w:sz w:val="20"/>
        </w:rPr>
        <w:br/>
      </w:r>
      <w:r w:rsidRPr="00FD2C38">
        <w:rPr>
          <w:rStyle w:val="VerbatimChar"/>
          <w:sz w:val="20"/>
        </w:rPr>
        <w:t xml:space="preserve">##              Prevalence : 0.78256      </w:t>
      </w:r>
      <w:r w:rsidRPr="00FD2C38">
        <w:rPr>
          <w:sz w:val="20"/>
        </w:rPr>
        <w:br/>
      </w:r>
      <w:r w:rsidRPr="00FD2C38">
        <w:rPr>
          <w:rStyle w:val="VerbatimChar"/>
          <w:sz w:val="20"/>
        </w:rPr>
        <w:t xml:space="preserve">##          Detection Rate : 0.77511      </w:t>
      </w:r>
      <w:r w:rsidRPr="00FD2C38">
        <w:rPr>
          <w:sz w:val="20"/>
        </w:rPr>
        <w:br/>
      </w:r>
      <w:r w:rsidRPr="00FD2C38">
        <w:rPr>
          <w:rStyle w:val="VerbatimChar"/>
          <w:sz w:val="20"/>
        </w:rPr>
        <w:t xml:space="preserve">##    Detection Prevalence : 0.97600      </w:t>
      </w:r>
      <w:r w:rsidRPr="00FD2C38">
        <w:rPr>
          <w:sz w:val="20"/>
        </w:rPr>
        <w:br/>
      </w:r>
      <w:r w:rsidRPr="00FD2C38">
        <w:rPr>
          <w:rStyle w:val="VerbatimChar"/>
          <w:sz w:val="20"/>
        </w:rPr>
        <w:t xml:space="preserve">##       Balanced Accuracy : 0.53331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'Positive' Class : 0            </w:t>
      </w:r>
      <w:r w:rsidRPr="00FD2C38">
        <w:rPr>
          <w:sz w:val="20"/>
        </w:rPr>
        <w:br/>
      </w:r>
      <w:r w:rsidRPr="00FD2C38">
        <w:rPr>
          <w:rStyle w:val="VerbatimChar"/>
          <w:sz w:val="20"/>
        </w:rPr>
        <w:t xml:space="preserve">## </w:t>
      </w:r>
    </w:p>
    <w:p w14:paraId="6D9EC132" w14:textId="77777777" w:rsidR="0043622C" w:rsidRDefault="00932045" w:rsidP="00932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ROC plot for this model is: </w:t>
      </w:r>
    </w:p>
    <w:p w14:paraId="7E669D63" w14:textId="77777777" w:rsidR="00932045" w:rsidRDefault="00932045" w:rsidP="00932045">
      <w:pPr>
        <w:spacing w:after="0" w:line="240" w:lineRule="auto"/>
        <w:rPr>
          <w:rFonts w:ascii="Times New Roman" w:eastAsia="Times New Roman" w:hAnsi="Times New Roman" w:cs="Times New Roman"/>
          <w:sz w:val="24"/>
          <w:szCs w:val="24"/>
        </w:rPr>
      </w:pPr>
    </w:p>
    <w:p w14:paraId="29A41A09" w14:textId="79DB60E0" w:rsidR="00F714BD" w:rsidRDefault="009168CB" w:rsidP="00F714BD">
      <w:pPr>
        <w:keepNext/>
        <w:spacing w:after="0" w:line="240" w:lineRule="auto"/>
        <w:ind w:left="720"/>
      </w:pPr>
      <w:r>
        <w:rPr>
          <w:noProof/>
        </w:rPr>
        <w:drawing>
          <wp:inline distT="0" distB="0" distL="0" distR="0" wp14:anchorId="70207698" wp14:editId="4AACA832">
            <wp:extent cx="5943600" cy="3248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8025"/>
                    </a:xfrm>
                    <a:prstGeom prst="rect">
                      <a:avLst/>
                    </a:prstGeom>
                  </pic:spPr>
                </pic:pic>
              </a:graphicData>
            </a:graphic>
          </wp:inline>
        </w:drawing>
      </w:r>
    </w:p>
    <w:p w14:paraId="41B0D37B" w14:textId="7C5EBE63" w:rsidR="0043622C" w:rsidRDefault="00F714BD" w:rsidP="00F714BD">
      <w:pPr>
        <w:pStyle w:val="Caption"/>
        <w:rPr>
          <w:rFonts w:ascii="Times New Roman" w:eastAsia="Times New Roman" w:hAnsi="Times New Roman" w:cs="Times New Roman"/>
          <w:sz w:val="24"/>
          <w:szCs w:val="24"/>
        </w:rPr>
      </w:pPr>
      <w:bookmarkStart w:id="203" w:name="_Toc26440327"/>
      <w:r>
        <w:t xml:space="preserve">Figure </w:t>
      </w:r>
      <w:r w:rsidR="00514A04">
        <w:fldChar w:fldCharType="begin"/>
      </w:r>
      <w:r w:rsidR="00514A04">
        <w:instrText xml:space="preserve"> SEQ Figure \* ARABIC </w:instrText>
      </w:r>
      <w:r w:rsidR="00514A04">
        <w:fldChar w:fldCharType="separate"/>
      </w:r>
      <w:r w:rsidR="005A3965">
        <w:rPr>
          <w:noProof/>
        </w:rPr>
        <w:t>11</w:t>
      </w:r>
      <w:r w:rsidR="00514A04">
        <w:rPr>
          <w:noProof/>
        </w:rPr>
        <w:fldChar w:fldCharType="end"/>
      </w:r>
      <w:r>
        <w:t>: ROC curve for elastic net logistic regression with minimum lambda</w:t>
      </w:r>
      <w:bookmarkEnd w:id="203"/>
    </w:p>
    <w:p w14:paraId="37ADDA8B" w14:textId="0FFEAFEC" w:rsidR="00932045" w:rsidRDefault="00932045" w:rsidP="009320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expected, this model (Elastic Net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 minimum lambda) is not better than the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model without regularization.</w:t>
      </w:r>
    </w:p>
    <w:p w14:paraId="23A5DD91" w14:textId="77777777" w:rsidR="00932045" w:rsidRDefault="00932045" w:rsidP="00932045">
      <w:pPr>
        <w:spacing w:after="0" w:line="240" w:lineRule="auto"/>
        <w:rPr>
          <w:rFonts w:ascii="Times New Roman" w:eastAsia="Times New Roman" w:hAnsi="Times New Roman" w:cs="Times New Roman"/>
          <w:sz w:val="24"/>
          <w:szCs w:val="24"/>
        </w:rPr>
      </w:pPr>
    </w:p>
    <w:p w14:paraId="2D31B9B3" w14:textId="43F6ABE7" w:rsidR="00932045" w:rsidRDefault="00932045" w:rsidP="00932045">
      <w:pPr>
        <w:pStyle w:val="Heading4"/>
        <w:rPr>
          <w:rFonts w:eastAsia="Times New Roman"/>
        </w:rPr>
      </w:pPr>
      <w:r>
        <w:rPr>
          <w:rFonts w:eastAsia="Times New Roman"/>
        </w:rPr>
        <w:t xml:space="preserve">3.2.3.2 Elastic Net </w:t>
      </w:r>
      <w:r w:rsidR="00FD2C38">
        <w:rPr>
          <w:rFonts w:eastAsia="Times New Roman"/>
        </w:rPr>
        <w:t>Logistic</w:t>
      </w:r>
      <w:r>
        <w:rPr>
          <w:rFonts w:eastAsia="Times New Roman"/>
        </w:rPr>
        <w:t xml:space="preserve"> Regression with 1SE Lambda</w:t>
      </w:r>
    </w:p>
    <w:p w14:paraId="67ADE071" w14:textId="15B839BF" w:rsidR="00CA598B" w:rsidRDefault="00CA598B" w:rsidP="00CA598B">
      <w:pPr>
        <w:rPr>
          <w:rFonts w:ascii="Times New Roman" w:hAnsi="Times New Roman" w:cs="Times New Roman"/>
          <w:sz w:val="24"/>
          <w:szCs w:val="24"/>
        </w:rPr>
      </w:pPr>
      <w:r>
        <w:rPr>
          <w:rFonts w:ascii="Times New Roman" w:hAnsi="Times New Roman" w:cs="Times New Roman"/>
          <w:sz w:val="24"/>
          <w:szCs w:val="24"/>
        </w:rPr>
        <w:t xml:space="preserve">The following table shows the coefficient estimates for elastic net </w:t>
      </w:r>
      <w:r w:rsidR="00FD2C38">
        <w:rPr>
          <w:rFonts w:ascii="Times New Roman" w:hAnsi="Times New Roman" w:cs="Times New Roman"/>
          <w:sz w:val="24"/>
          <w:szCs w:val="24"/>
        </w:rPr>
        <w:t>logistic</w:t>
      </w:r>
      <w:r>
        <w:rPr>
          <w:rFonts w:ascii="Times New Roman" w:hAnsi="Times New Roman" w:cs="Times New Roman"/>
          <w:sz w:val="24"/>
          <w:szCs w:val="24"/>
        </w:rPr>
        <w:t xml:space="preserve"> regression with 1se lambda.</w:t>
      </w:r>
    </w:p>
    <w:p w14:paraId="698EB7CC" w14:textId="321F1A92" w:rsidR="00F714BD" w:rsidRDefault="00F714BD" w:rsidP="00F714BD">
      <w:pPr>
        <w:pStyle w:val="Caption"/>
        <w:keepNext/>
      </w:pPr>
      <w:bookmarkStart w:id="204" w:name="_Toc26440290"/>
      <w:r>
        <w:t xml:space="preserve">Table </w:t>
      </w:r>
      <w:r w:rsidR="00514A04">
        <w:fldChar w:fldCharType="begin"/>
      </w:r>
      <w:r w:rsidR="00514A04">
        <w:instrText xml:space="preserve"> SEQ Table \* ARABIC </w:instrText>
      </w:r>
      <w:r w:rsidR="00514A04">
        <w:fldChar w:fldCharType="separate"/>
      </w:r>
      <w:r w:rsidR="00914851">
        <w:rPr>
          <w:noProof/>
        </w:rPr>
        <w:t>14</w:t>
      </w:r>
      <w:r w:rsidR="00514A04">
        <w:rPr>
          <w:noProof/>
        </w:rPr>
        <w:fldChar w:fldCharType="end"/>
      </w:r>
      <w:r>
        <w:t xml:space="preserve">: Coefficient estimates for elastic net </w:t>
      </w:r>
      <w:r w:rsidR="00FD2C38">
        <w:t>logistic</w:t>
      </w:r>
      <w:r>
        <w:t xml:space="preserve"> regression with 1se lambda</w:t>
      </w:r>
      <w:bookmarkEnd w:id="204"/>
    </w:p>
    <w:p w14:paraId="58E79C39" w14:textId="77777777" w:rsidR="00656AFB" w:rsidRPr="00656AFB" w:rsidRDefault="00656AFB" w:rsidP="00656AFB">
      <w:pPr>
        <w:pStyle w:val="SourceCode"/>
        <w:rPr>
          <w:sz w:val="20"/>
        </w:rPr>
      </w:pPr>
      <w:r w:rsidRPr="00656AFB">
        <w:rPr>
          <w:rStyle w:val="VerbatimChar"/>
          <w:sz w:val="20"/>
        </w:rPr>
        <w:t>## 31 x 1 sparse Matrix of class "</w:t>
      </w:r>
      <w:proofErr w:type="spellStart"/>
      <w:r w:rsidRPr="00656AFB">
        <w:rPr>
          <w:rStyle w:val="VerbatimChar"/>
          <w:sz w:val="20"/>
        </w:rPr>
        <w:t>dgCMatrix</w:t>
      </w:r>
      <w:proofErr w:type="spellEnd"/>
      <w:r w:rsidRPr="00656AFB">
        <w:rPr>
          <w:rStyle w:val="VerbatimChar"/>
          <w:sz w:val="20"/>
        </w:rPr>
        <w:t>"</w:t>
      </w:r>
      <w:r w:rsidRPr="00656AFB">
        <w:rPr>
          <w:sz w:val="20"/>
        </w:rPr>
        <w:br/>
      </w:r>
      <w:r w:rsidRPr="00656AFB">
        <w:rPr>
          <w:rStyle w:val="VerbatimChar"/>
          <w:sz w:val="20"/>
        </w:rPr>
        <w:t>##                        s0</w:t>
      </w:r>
      <w:r w:rsidRPr="00656AFB">
        <w:rPr>
          <w:sz w:val="20"/>
        </w:rPr>
        <w:br/>
      </w:r>
      <w:r w:rsidRPr="00656AFB">
        <w:rPr>
          <w:rStyle w:val="VerbatimChar"/>
          <w:sz w:val="20"/>
        </w:rPr>
        <w:t>## (Intercept) -1.167891e+00</w:t>
      </w:r>
      <w:r w:rsidRPr="00656AFB">
        <w:rPr>
          <w:sz w:val="20"/>
        </w:rPr>
        <w:br/>
      </w:r>
      <w:r w:rsidRPr="00656AFB">
        <w:rPr>
          <w:rStyle w:val="VerbatimChar"/>
          <w:sz w:val="20"/>
        </w:rPr>
        <w:t>## LIMIT_BAL   -7.602935e-07</w:t>
      </w:r>
      <w:r w:rsidRPr="00656AFB">
        <w:rPr>
          <w:sz w:val="20"/>
        </w:rPr>
        <w:br/>
      </w:r>
      <w:r w:rsidRPr="00656AFB">
        <w:rPr>
          <w:rStyle w:val="VerbatimChar"/>
          <w:sz w:val="20"/>
        </w:rPr>
        <w:t>## SEX2        -8.335531e-02</w:t>
      </w:r>
      <w:r w:rsidRPr="00656AFB">
        <w:rPr>
          <w:sz w:val="20"/>
        </w:rPr>
        <w:br/>
      </w:r>
      <w:r w:rsidRPr="00656AFB">
        <w:rPr>
          <w:rStyle w:val="VerbatimChar"/>
          <w:sz w:val="20"/>
        </w:rPr>
        <w:t>## EDUCATION1   1.692709e-02</w:t>
      </w:r>
      <w:r w:rsidRPr="00656AFB">
        <w:rPr>
          <w:sz w:val="20"/>
        </w:rPr>
        <w:br/>
      </w:r>
      <w:r w:rsidRPr="00656AFB">
        <w:rPr>
          <w:rStyle w:val="VerbatimChar"/>
          <w:sz w:val="20"/>
        </w:rPr>
        <w:t xml:space="preserve">## EDUCATION2   .           </w:t>
      </w:r>
      <w:r w:rsidRPr="00656AFB">
        <w:rPr>
          <w:sz w:val="20"/>
        </w:rPr>
        <w:br/>
      </w:r>
      <w:r w:rsidRPr="00656AFB">
        <w:rPr>
          <w:rStyle w:val="VerbatimChar"/>
          <w:sz w:val="20"/>
        </w:rPr>
        <w:t xml:space="preserve">## EDUCATION3   .           </w:t>
      </w:r>
      <w:r w:rsidRPr="00656AFB">
        <w:rPr>
          <w:sz w:val="20"/>
        </w:rPr>
        <w:br/>
      </w:r>
      <w:r w:rsidRPr="00656AFB">
        <w:rPr>
          <w:rStyle w:val="VerbatimChar"/>
          <w:sz w:val="20"/>
        </w:rPr>
        <w:t xml:space="preserve">## </w:t>
      </w:r>
      <w:proofErr w:type="gramStart"/>
      <w:r w:rsidRPr="00656AFB">
        <w:rPr>
          <w:rStyle w:val="VerbatimChar"/>
          <w:sz w:val="20"/>
        </w:rPr>
        <w:t>EDUCATION4  -</w:t>
      </w:r>
      <w:proofErr w:type="gramEnd"/>
      <w:r w:rsidRPr="00656AFB">
        <w:rPr>
          <w:rStyle w:val="VerbatimChar"/>
          <w:sz w:val="20"/>
        </w:rPr>
        <w:t>2.905334e-01</w:t>
      </w:r>
      <w:r w:rsidRPr="00656AFB">
        <w:rPr>
          <w:sz w:val="20"/>
        </w:rPr>
        <w:br/>
      </w:r>
      <w:r w:rsidRPr="00656AFB">
        <w:rPr>
          <w:rStyle w:val="VerbatimChar"/>
          <w:sz w:val="20"/>
        </w:rPr>
        <w:t>## EDUCATION5  -8.952351e-01</w:t>
      </w:r>
      <w:r w:rsidRPr="00656AFB">
        <w:rPr>
          <w:sz w:val="20"/>
        </w:rPr>
        <w:br/>
      </w:r>
      <w:r w:rsidRPr="00656AFB">
        <w:rPr>
          <w:rStyle w:val="VerbatimChar"/>
          <w:sz w:val="20"/>
        </w:rPr>
        <w:t xml:space="preserve">## EDUCATION6   .           </w:t>
      </w:r>
      <w:r w:rsidRPr="00656AFB">
        <w:rPr>
          <w:sz w:val="20"/>
        </w:rPr>
        <w:br/>
      </w:r>
      <w:r w:rsidRPr="00656AFB">
        <w:rPr>
          <w:rStyle w:val="VerbatimChar"/>
          <w:sz w:val="20"/>
        </w:rPr>
        <w:t>## MARRIAGE1    6.796845e-02</w:t>
      </w:r>
      <w:r w:rsidRPr="00656AFB">
        <w:rPr>
          <w:sz w:val="20"/>
        </w:rPr>
        <w:br/>
      </w:r>
      <w:r w:rsidRPr="00656AFB">
        <w:rPr>
          <w:rStyle w:val="VerbatimChar"/>
          <w:sz w:val="20"/>
        </w:rPr>
        <w:t>## MARRIAGE2   -5.411133e-02</w:t>
      </w:r>
      <w:r w:rsidRPr="00656AFB">
        <w:rPr>
          <w:sz w:val="20"/>
        </w:rPr>
        <w:br/>
      </w:r>
      <w:r w:rsidRPr="00656AFB">
        <w:rPr>
          <w:rStyle w:val="VerbatimChar"/>
          <w:sz w:val="20"/>
        </w:rPr>
        <w:t xml:space="preserve">## MARRIAGE3    .           </w:t>
      </w:r>
      <w:r w:rsidRPr="00656AFB">
        <w:rPr>
          <w:sz w:val="20"/>
        </w:rPr>
        <w:br/>
      </w:r>
      <w:r w:rsidRPr="00656AFB">
        <w:rPr>
          <w:rStyle w:val="VerbatimChar"/>
          <w:sz w:val="20"/>
        </w:rPr>
        <w:t>## AGE          3.946661e-03</w:t>
      </w:r>
      <w:r w:rsidRPr="00656AFB">
        <w:rPr>
          <w:sz w:val="20"/>
        </w:rPr>
        <w:br/>
      </w:r>
      <w:r w:rsidRPr="00656AFB">
        <w:rPr>
          <w:rStyle w:val="VerbatimChar"/>
          <w:sz w:val="20"/>
        </w:rPr>
        <w:t>## PAY_0        5.613162e-01</w:t>
      </w:r>
      <w:r w:rsidRPr="00656AFB">
        <w:rPr>
          <w:sz w:val="20"/>
        </w:rPr>
        <w:br/>
      </w:r>
      <w:r w:rsidRPr="00656AFB">
        <w:rPr>
          <w:rStyle w:val="VerbatimChar"/>
          <w:sz w:val="20"/>
        </w:rPr>
        <w:t>## PAY_2        8.710651e-02</w:t>
      </w:r>
      <w:r w:rsidRPr="00656AFB">
        <w:rPr>
          <w:sz w:val="20"/>
        </w:rPr>
        <w:br/>
      </w:r>
      <w:r w:rsidRPr="00656AFB">
        <w:rPr>
          <w:rStyle w:val="VerbatimChar"/>
          <w:sz w:val="20"/>
        </w:rPr>
        <w:t>## PAY_3        6.085171e-02</w:t>
      </w:r>
      <w:r w:rsidRPr="00656AFB">
        <w:rPr>
          <w:sz w:val="20"/>
        </w:rPr>
        <w:br/>
      </w:r>
      <w:r w:rsidRPr="00656AFB">
        <w:rPr>
          <w:rStyle w:val="VerbatimChar"/>
          <w:sz w:val="20"/>
        </w:rPr>
        <w:t>## PAY_4        4.283697e-02</w:t>
      </w:r>
      <w:r w:rsidRPr="00656AFB">
        <w:rPr>
          <w:sz w:val="20"/>
        </w:rPr>
        <w:br/>
      </w:r>
      <w:r w:rsidRPr="00656AFB">
        <w:rPr>
          <w:rStyle w:val="VerbatimChar"/>
          <w:sz w:val="20"/>
        </w:rPr>
        <w:t>## PAY_5        1.144969e-02</w:t>
      </w:r>
      <w:r w:rsidRPr="00656AFB">
        <w:rPr>
          <w:sz w:val="20"/>
        </w:rPr>
        <w:br/>
      </w:r>
      <w:r w:rsidRPr="00656AFB">
        <w:rPr>
          <w:rStyle w:val="VerbatimChar"/>
          <w:sz w:val="20"/>
        </w:rPr>
        <w:t>## PAY_6        1.263461e-02</w:t>
      </w:r>
      <w:r w:rsidRPr="00656AFB">
        <w:rPr>
          <w:sz w:val="20"/>
        </w:rPr>
        <w:br/>
      </w:r>
      <w:r w:rsidRPr="00656AFB">
        <w:rPr>
          <w:rStyle w:val="VerbatimChar"/>
          <w:sz w:val="20"/>
        </w:rPr>
        <w:t>## BILL_AMT1   -1.239962e-06</w:t>
      </w:r>
      <w:r w:rsidRPr="00656AFB">
        <w:rPr>
          <w:sz w:val="20"/>
        </w:rPr>
        <w:br/>
      </w:r>
      <w:r w:rsidRPr="00656AFB">
        <w:rPr>
          <w:rStyle w:val="VerbatimChar"/>
          <w:sz w:val="20"/>
        </w:rPr>
        <w:t xml:space="preserve">## BILL_AMT2    .           </w:t>
      </w:r>
      <w:r w:rsidRPr="00656AFB">
        <w:rPr>
          <w:sz w:val="20"/>
        </w:rPr>
        <w:br/>
      </w:r>
      <w:r w:rsidRPr="00656AFB">
        <w:rPr>
          <w:rStyle w:val="VerbatimChar"/>
          <w:sz w:val="20"/>
        </w:rPr>
        <w:t xml:space="preserve">## BILL_AMT3    .           </w:t>
      </w:r>
      <w:r w:rsidRPr="00656AFB">
        <w:rPr>
          <w:sz w:val="20"/>
        </w:rPr>
        <w:br/>
      </w:r>
      <w:r w:rsidRPr="00656AFB">
        <w:rPr>
          <w:rStyle w:val="VerbatimChar"/>
          <w:sz w:val="20"/>
        </w:rPr>
        <w:t xml:space="preserve">## BILL_AMT4    .           </w:t>
      </w:r>
      <w:r w:rsidRPr="00656AFB">
        <w:rPr>
          <w:sz w:val="20"/>
        </w:rPr>
        <w:br/>
      </w:r>
      <w:r w:rsidRPr="00656AFB">
        <w:rPr>
          <w:rStyle w:val="VerbatimChar"/>
          <w:sz w:val="20"/>
        </w:rPr>
        <w:t xml:space="preserve">## BILL_AMT5    .           </w:t>
      </w:r>
      <w:r w:rsidRPr="00656AFB">
        <w:rPr>
          <w:sz w:val="20"/>
        </w:rPr>
        <w:br/>
      </w:r>
      <w:r w:rsidRPr="00656AFB">
        <w:rPr>
          <w:rStyle w:val="VerbatimChar"/>
          <w:sz w:val="20"/>
        </w:rPr>
        <w:t xml:space="preserve">## BILL_AMT6    .           </w:t>
      </w:r>
      <w:r w:rsidRPr="00656AFB">
        <w:rPr>
          <w:sz w:val="20"/>
        </w:rPr>
        <w:br/>
      </w:r>
      <w:r w:rsidRPr="00656AFB">
        <w:rPr>
          <w:rStyle w:val="VerbatimChar"/>
          <w:sz w:val="20"/>
        </w:rPr>
        <w:t>## PAY_AMT1    -7.495105e-06</w:t>
      </w:r>
      <w:r w:rsidRPr="00656AFB">
        <w:rPr>
          <w:sz w:val="20"/>
        </w:rPr>
        <w:br/>
      </w:r>
      <w:r w:rsidRPr="00656AFB">
        <w:rPr>
          <w:rStyle w:val="VerbatimChar"/>
          <w:sz w:val="20"/>
        </w:rPr>
        <w:t>## PAY_AMT2    -5.096905e-06</w:t>
      </w:r>
      <w:r w:rsidRPr="00656AFB">
        <w:rPr>
          <w:sz w:val="20"/>
        </w:rPr>
        <w:br/>
      </w:r>
      <w:r w:rsidRPr="00656AFB">
        <w:rPr>
          <w:rStyle w:val="VerbatimChar"/>
          <w:sz w:val="20"/>
        </w:rPr>
        <w:t>## PAY_AMT3    -3.845449e-08</w:t>
      </w:r>
      <w:r w:rsidRPr="00656AFB">
        <w:rPr>
          <w:sz w:val="20"/>
        </w:rPr>
        <w:br/>
      </w:r>
      <w:r w:rsidRPr="00656AFB">
        <w:rPr>
          <w:rStyle w:val="VerbatimChar"/>
          <w:sz w:val="20"/>
        </w:rPr>
        <w:t>## PAY_AMT4    -3.247873e-06</w:t>
      </w:r>
      <w:r w:rsidRPr="00656AFB">
        <w:rPr>
          <w:sz w:val="20"/>
        </w:rPr>
        <w:br/>
      </w:r>
      <w:r w:rsidRPr="00656AFB">
        <w:rPr>
          <w:rStyle w:val="VerbatimChar"/>
          <w:sz w:val="20"/>
        </w:rPr>
        <w:t>## PAY_AMT5    -2.892191e-06</w:t>
      </w:r>
      <w:r w:rsidRPr="00656AFB">
        <w:rPr>
          <w:sz w:val="20"/>
        </w:rPr>
        <w:br/>
      </w:r>
      <w:r w:rsidRPr="00656AFB">
        <w:rPr>
          <w:rStyle w:val="VerbatimChar"/>
          <w:sz w:val="20"/>
        </w:rPr>
        <w:t>## PAY_AMT6    -2.299447e-06</w:t>
      </w:r>
    </w:p>
    <w:p w14:paraId="488C1B5A" w14:textId="77777777" w:rsidR="009332E3" w:rsidRDefault="009332E3" w:rsidP="00CA598B">
      <w:pPr>
        <w:spacing w:after="0" w:line="240" w:lineRule="auto"/>
        <w:rPr>
          <w:rFonts w:ascii="Times New Roman" w:eastAsia="Times New Roman" w:hAnsi="Times New Roman" w:cs="Times New Roman"/>
          <w:sz w:val="24"/>
          <w:szCs w:val="24"/>
        </w:rPr>
      </w:pPr>
    </w:p>
    <w:p w14:paraId="4883EE41" w14:textId="58E0B39F" w:rsidR="00B7157E" w:rsidRDefault="00B7157E" w:rsidP="00CA5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w:t>
      </w:r>
      <w:ins w:id="205" w:author="Roxanne Salinas" w:date="2019-12-05T17:35:00Z">
        <w:r w:rsidR="00782208">
          <w:rPr>
            <w:rFonts w:ascii="Times New Roman" w:eastAsia="Times New Roman" w:hAnsi="Times New Roman" w:cs="Times New Roman"/>
            <w:sz w:val="24"/>
            <w:szCs w:val="24"/>
          </w:rPr>
          <w:t xml:space="preserve">has </w:t>
        </w:r>
      </w:ins>
      <w:r w:rsidR="00D7271E">
        <w:rPr>
          <w:rFonts w:ascii="Times New Roman" w:eastAsia="Times New Roman" w:hAnsi="Times New Roman" w:cs="Times New Roman"/>
          <w:sz w:val="24"/>
          <w:szCs w:val="24"/>
        </w:rPr>
        <w:t>8 zero coefficient estimates</w:t>
      </w:r>
      <w:ins w:id="206" w:author="Roxanne Salinas" w:date="2019-12-05T17:36:00Z">
        <w:r w:rsidR="00FF100C">
          <w:rPr>
            <w:rFonts w:ascii="Times New Roman" w:eastAsia="Times New Roman" w:hAnsi="Times New Roman" w:cs="Times New Roman"/>
            <w:sz w:val="24"/>
            <w:szCs w:val="24"/>
          </w:rPr>
          <w:t xml:space="preserve"> and several more that</w:t>
        </w:r>
      </w:ins>
      <w:ins w:id="207" w:author="Roxanne Salinas" w:date="2019-12-05T17:37:00Z">
        <w:r w:rsidR="00FF100C">
          <w:rPr>
            <w:rFonts w:ascii="Times New Roman" w:eastAsia="Times New Roman" w:hAnsi="Times New Roman" w:cs="Times New Roman"/>
            <w:sz w:val="24"/>
            <w:szCs w:val="24"/>
          </w:rPr>
          <w:t xml:space="preserve"> are close to zero</w:t>
        </w:r>
      </w:ins>
      <w:r>
        <w:rPr>
          <w:rFonts w:ascii="Times New Roman" w:eastAsia="Times New Roman" w:hAnsi="Times New Roman" w:cs="Times New Roman"/>
          <w:sz w:val="24"/>
          <w:szCs w:val="24"/>
        </w:rPr>
        <w:t xml:space="preserve">. </w:t>
      </w:r>
      <w:del w:id="208" w:author="Roxanne Salinas" w:date="2019-12-05T17:37:00Z">
        <w:r w:rsidDel="00FF100C">
          <w:rPr>
            <w:rFonts w:ascii="Times New Roman" w:eastAsia="Times New Roman" w:hAnsi="Times New Roman" w:cs="Times New Roman"/>
            <w:sz w:val="24"/>
            <w:szCs w:val="24"/>
          </w:rPr>
          <w:delText xml:space="preserve">Again, some of the coefficients are estimated to be zero.  </w:delText>
        </w:r>
      </w:del>
      <w:r>
        <w:rPr>
          <w:rFonts w:ascii="Times New Roman" w:eastAsia="Times New Roman" w:hAnsi="Times New Roman" w:cs="Times New Roman"/>
          <w:sz w:val="24"/>
          <w:szCs w:val="24"/>
        </w:rPr>
        <w:t>The test confusion matrix for this model is:</w:t>
      </w:r>
    </w:p>
    <w:p w14:paraId="08582116" w14:textId="77777777" w:rsidR="00B7157E" w:rsidRDefault="00B7157E" w:rsidP="00CA598B">
      <w:pPr>
        <w:spacing w:after="0" w:line="240" w:lineRule="auto"/>
        <w:rPr>
          <w:rFonts w:ascii="Times New Roman" w:eastAsia="Times New Roman" w:hAnsi="Times New Roman" w:cs="Times New Roman"/>
          <w:sz w:val="24"/>
          <w:szCs w:val="24"/>
        </w:rPr>
      </w:pPr>
    </w:p>
    <w:p w14:paraId="0D01DDAD" w14:textId="0F4FA9BD" w:rsidR="00F714BD" w:rsidRDefault="00F714BD" w:rsidP="00F714BD">
      <w:pPr>
        <w:pStyle w:val="Caption"/>
        <w:keepNext/>
      </w:pPr>
      <w:bookmarkStart w:id="209" w:name="_Toc26440291"/>
      <w:r>
        <w:t xml:space="preserve">Table </w:t>
      </w:r>
      <w:r w:rsidR="00514A04">
        <w:fldChar w:fldCharType="begin"/>
      </w:r>
      <w:r w:rsidR="00514A04">
        <w:instrText xml:space="preserve"> SEQ Table \* ARABIC </w:instrText>
      </w:r>
      <w:r w:rsidR="00514A04">
        <w:fldChar w:fldCharType="separate"/>
      </w:r>
      <w:r w:rsidR="00914851">
        <w:rPr>
          <w:noProof/>
        </w:rPr>
        <w:t>15</w:t>
      </w:r>
      <w:r w:rsidR="00514A04">
        <w:rPr>
          <w:noProof/>
        </w:rPr>
        <w:fldChar w:fldCharType="end"/>
      </w:r>
      <w:r>
        <w:t xml:space="preserve">: Confusion matrix for elastic net </w:t>
      </w:r>
      <w:r w:rsidR="00FD2C38">
        <w:t>logistic</w:t>
      </w:r>
      <w:r>
        <w:t xml:space="preserve"> regression with 1se lambda</w:t>
      </w:r>
      <w:bookmarkEnd w:id="209"/>
    </w:p>
    <w:p w14:paraId="37FA0AEE" w14:textId="2E423684" w:rsidR="00B7157E" w:rsidRPr="00FD2C38" w:rsidRDefault="00656AFB" w:rsidP="00656AFB">
      <w:pPr>
        <w:pStyle w:val="SourceCode"/>
        <w:rPr>
          <w:sz w:val="20"/>
        </w:rPr>
      </w:pPr>
      <w:r w:rsidRPr="00FD2C38">
        <w:rPr>
          <w:rStyle w:val="VerbatimChar"/>
          <w:sz w:val="20"/>
        </w:rPr>
        <w:t>## Confusion Matrix and Statistics</w:t>
      </w:r>
      <w:r w:rsidRPr="00FD2C38">
        <w:rPr>
          <w:sz w:val="20"/>
        </w:rPr>
        <w:br/>
      </w:r>
      <w:r w:rsidRPr="00FD2C38">
        <w:rPr>
          <w:rStyle w:val="VerbatimChar"/>
          <w:sz w:val="20"/>
        </w:rPr>
        <w:t xml:space="preserve">## </w:t>
      </w:r>
      <w:r w:rsidRPr="00FD2C38">
        <w:rPr>
          <w:sz w:val="20"/>
        </w:rPr>
        <w:br/>
      </w:r>
      <w:r w:rsidRPr="00FD2C38">
        <w:rPr>
          <w:rStyle w:val="VerbatimChar"/>
          <w:sz w:val="20"/>
        </w:rPr>
        <w:t>##           Reference</w:t>
      </w:r>
      <w:r w:rsidRPr="00FD2C38">
        <w:rPr>
          <w:sz w:val="20"/>
        </w:rPr>
        <w:br/>
      </w:r>
      <w:r w:rsidRPr="00FD2C38">
        <w:rPr>
          <w:rStyle w:val="VerbatimChar"/>
          <w:sz w:val="20"/>
        </w:rPr>
        <w:t>## Prediction    0    1</w:t>
      </w:r>
      <w:r w:rsidRPr="00FD2C38">
        <w:rPr>
          <w:sz w:val="20"/>
        </w:rPr>
        <w:br/>
      </w:r>
      <w:r w:rsidRPr="00FD2C38">
        <w:rPr>
          <w:rStyle w:val="VerbatimChar"/>
          <w:sz w:val="20"/>
        </w:rPr>
        <w:t>##          0 6988 1834</w:t>
      </w:r>
      <w:r w:rsidRPr="00FD2C38">
        <w:rPr>
          <w:sz w:val="20"/>
        </w:rPr>
        <w:br/>
      </w:r>
      <w:r w:rsidRPr="00FD2C38">
        <w:rPr>
          <w:rStyle w:val="VerbatimChar"/>
          <w:sz w:val="20"/>
        </w:rPr>
        <w:t>##          1   55  123</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Accuracy : 0.7901          </w:t>
      </w:r>
      <w:r w:rsidRPr="00FD2C38">
        <w:rPr>
          <w:sz w:val="20"/>
        </w:rPr>
        <w:br/>
      </w:r>
      <w:r w:rsidRPr="00FD2C38">
        <w:rPr>
          <w:rStyle w:val="VerbatimChar"/>
          <w:sz w:val="20"/>
        </w:rPr>
        <w:t>##                  95% CI : (0.7815, 0.7985)</w:t>
      </w:r>
      <w:r w:rsidRPr="00FD2C38">
        <w:rPr>
          <w:sz w:val="20"/>
        </w:rPr>
        <w:br/>
      </w:r>
      <w:r w:rsidRPr="00FD2C38">
        <w:rPr>
          <w:rStyle w:val="VerbatimChar"/>
          <w:sz w:val="20"/>
        </w:rPr>
        <w:t xml:space="preserve">##     No Information Rate : 0.7826          </w:t>
      </w:r>
      <w:r w:rsidRPr="00FD2C38">
        <w:rPr>
          <w:sz w:val="20"/>
        </w:rPr>
        <w:br/>
      </w:r>
      <w:r w:rsidRPr="00FD2C38">
        <w:rPr>
          <w:rStyle w:val="VerbatimChar"/>
          <w:sz w:val="20"/>
        </w:rPr>
        <w:t>##     P-Value [</w:t>
      </w:r>
      <w:proofErr w:type="spellStart"/>
      <w:r w:rsidRPr="00FD2C38">
        <w:rPr>
          <w:rStyle w:val="VerbatimChar"/>
          <w:sz w:val="20"/>
        </w:rPr>
        <w:t>Acc</w:t>
      </w:r>
      <w:proofErr w:type="spellEnd"/>
      <w:r w:rsidRPr="00FD2C38">
        <w:rPr>
          <w:rStyle w:val="VerbatimChar"/>
          <w:sz w:val="20"/>
        </w:rPr>
        <w:t xml:space="preserve"> &gt; NIR] : 0.04184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Kappa : 0.0819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w:t>
      </w:r>
      <w:proofErr w:type="spellStart"/>
      <w:r w:rsidRPr="00FD2C38">
        <w:rPr>
          <w:rStyle w:val="VerbatimChar"/>
          <w:sz w:val="20"/>
        </w:rPr>
        <w:t>Mcnemar's</w:t>
      </w:r>
      <w:proofErr w:type="spellEnd"/>
      <w:r w:rsidRPr="00FD2C38">
        <w:rPr>
          <w:rStyle w:val="VerbatimChar"/>
          <w:sz w:val="20"/>
        </w:rPr>
        <w:t xml:space="preserve"> Test P-Value : &lt; 2e-16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Sensitivity : 0.99219         </w:t>
      </w:r>
      <w:r w:rsidRPr="00FD2C38">
        <w:rPr>
          <w:sz w:val="20"/>
        </w:rPr>
        <w:br/>
      </w:r>
      <w:r w:rsidRPr="00FD2C38">
        <w:rPr>
          <w:rStyle w:val="VerbatimChar"/>
          <w:sz w:val="20"/>
        </w:rPr>
        <w:t xml:space="preserve">##             Specificity : 0.06285         </w:t>
      </w:r>
      <w:r w:rsidRPr="00FD2C38">
        <w:rPr>
          <w:sz w:val="20"/>
        </w:rPr>
        <w:br/>
      </w:r>
      <w:r w:rsidRPr="00FD2C38">
        <w:rPr>
          <w:rStyle w:val="VerbatimChar"/>
          <w:sz w:val="20"/>
        </w:rPr>
        <w:t xml:space="preserve">##          </w:t>
      </w:r>
      <w:proofErr w:type="spellStart"/>
      <w:r w:rsidRPr="00FD2C38">
        <w:rPr>
          <w:rStyle w:val="VerbatimChar"/>
          <w:sz w:val="20"/>
        </w:rPr>
        <w:t>Pos</w:t>
      </w:r>
      <w:proofErr w:type="spellEnd"/>
      <w:r w:rsidRPr="00FD2C38">
        <w:rPr>
          <w:rStyle w:val="VerbatimChar"/>
          <w:sz w:val="20"/>
        </w:rPr>
        <w:t xml:space="preserve"> </w:t>
      </w:r>
      <w:proofErr w:type="spellStart"/>
      <w:r w:rsidRPr="00FD2C38">
        <w:rPr>
          <w:rStyle w:val="VerbatimChar"/>
          <w:sz w:val="20"/>
        </w:rPr>
        <w:t>Pred</w:t>
      </w:r>
      <w:proofErr w:type="spellEnd"/>
      <w:r w:rsidRPr="00FD2C38">
        <w:rPr>
          <w:rStyle w:val="VerbatimChar"/>
          <w:sz w:val="20"/>
        </w:rPr>
        <w:t xml:space="preserve"> Value : 0.79211         </w:t>
      </w:r>
      <w:r w:rsidRPr="00FD2C38">
        <w:rPr>
          <w:sz w:val="20"/>
        </w:rPr>
        <w:br/>
      </w:r>
      <w:r w:rsidRPr="00FD2C38">
        <w:rPr>
          <w:rStyle w:val="VerbatimChar"/>
          <w:sz w:val="20"/>
        </w:rPr>
        <w:t xml:space="preserve">##          </w:t>
      </w:r>
      <w:proofErr w:type="spellStart"/>
      <w:r w:rsidRPr="00FD2C38">
        <w:rPr>
          <w:rStyle w:val="VerbatimChar"/>
          <w:sz w:val="20"/>
        </w:rPr>
        <w:t>Neg</w:t>
      </w:r>
      <w:proofErr w:type="spellEnd"/>
      <w:r w:rsidRPr="00FD2C38">
        <w:rPr>
          <w:rStyle w:val="VerbatimChar"/>
          <w:sz w:val="20"/>
        </w:rPr>
        <w:t xml:space="preserve"> </w:t>
      </w:r>
      <w:proofErr w:type="spellStart"/>
      <w:r w:rsidRPr="00FD2C38">
        <w:rPr>
          <w:rStyle w:val="VerbatimChar"/>
          <w:sz w:val="20"/>
        </w:rPr>
        <w:t>Pred</w:t>
      </w:r>
      <w:proofErr w:type="spellEnd"/>
      <w:r w:rsidRPr="00FD2C38">
        <w:rPr>
          <w:rStyle w:val="VerbatimChar"/>
          <w:sz w:val="20"/>
        </w:rPr>
        <w:t xml:space="preserve"> Value : 0.69101         </w:t>
      </w:r>
      <w:r w:rsidRPr="00FD2C38">
        <w:rPr>
          <w:sz w:val="20"/>
        </w:rPr>
        <w:br/>
      </w:r>
      <w:r w:rsidRPr="00FD2C38">
        <w:rPr>
          <w:rStyle w:val="VerbatimChar"/>
          <w:sz w:val="20"/>
        </w:rPr>
        <w:t xml:space="preserve">##              Prevalence : 0.78256         </w:t>
      </w:r>
      <w:r w:rsidRPr="00FD2C38">
        <w:rPr>
          <w:sz w:val="20"/>
        </w:rPr>
        <w:br/>
      </w:r>
      <w:r w:rsidRPr="00FD2C38">
        <w:rPr>
          <w:rStyle w:val="VerbatimChar"/>
          <w:sz w:val="20"/>
        </w:rPr>
        <w:t xml:space="preserve">##          Detection Rate : 0.77644         </w:t>
      </w:r>
      <w:r w:rsidRPr="00FD2C38">
        <w:rPr>
          <w:sz w:val="20"/>
        </w:rPr>
        <w:br/>
      </w:r>
      <w:r w:rsidRPr="00FD2C38">
        <w:rPr>
          <w:rStyle w:val="VerbatimChar"/>
          <w:sz w:val="20"/>
        </w:rPr>
        <w:t xml:space="preserve">##    Detection Prevalence : 0.98022         </w:t>
      </w:r>
      <w:r w:rsidRPr="00FD2C38">
        <w:rPr>
          <w:sz w:val="20"/>
        </w:rPr>
        <w:br/>
      </w:r>
      <w:r w:rsidRPr="00FD2C38">
        <w:rPr>
          <w:rStyle w:val="VerbatimChar"/>
          <w:sz w:val="20"/>
        </w:rPr>
        <w:t xml:space="preserve">##       Balanced Accuracy : 0.52752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'Positive' Class : 0               </w:t>
      </w:r>
      <w:r w:rsidRPr="00FD2C38">
        <w:rPr>
          <w:sz w:val="20"/>
        </w:rPr>
        <w:br/>
      </w:r>
      <w:r w:rsidRPr="00FD2C38">
        <w:rPr>
          <w:rStyle w:val="VerbatimChar"/>
          <w:sz w:val="20"/>
        </w:rPr>
        <w:t xml:space="preserve">## </w:t>
      </w:r>
    </w:p>
    <w:p w14:paraId="0E82204F" w14:textId="77777777" w:rsidR="00B7157E" w:rsidRDefault="00B7157E" w:rsidP="00CA5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ROC curve for this model is:</w:t>
      </w:r>
    </w:p>
    <w:p w14:paraId="311E33FE" w14:textId="77777777" w:rsidR="00B7157E" w:rsidRDefault="00B7157E" w:rsidP="00CA598B">
      <w:pPr>
        <w:spacing w:after="0" w:line="240" w:lineRule="auto"/>
        <w:rPr>
          <w:rFonts w:ascii="Times New Roman" w:eastAsia="Times New Roman" w:hAnsi="Times New Roman" w:cs="Times New Roman"/>
          <w:sz w:val="24"/>
          <w:szCs w:val="24"/>
        </w:rPr>
      </w:pPr>
    </w:p>
    <w:p w14:paraId="6E6687DF" w14:textId="70070B2E" w:rsidR="00DD21CE" w:rsidRDefault="009168CB" w:rsidP="00DD21CE">
      <w:pPr>
        <w:keepNext/>
        <w:spacing w:after="0" w:line="240" w:lineRule="auto"/>
        <w:ind w:left="720"/>
        <w:jc w:val="center"/>
      </w:pPr>
      <w:r>
        <w:rPr>
          <w:noProof/>
        </w:rPr>
        <w:drawing>
          <wp:inline distT="0" distB="0" distL="0" distR="0" wp14:anchorId="5944C4BE" wp14:editId="00E3FE2C">
            <wp:extent cx="5362575" cy="337796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034" cy="3386442"/>
                    </a:xfrm>
                    <a:prstGeom prst="rect">
                      <a:avLst/>
                    </a:prstGeom>
                  </pic:spPr>
                </pic:pic>
              </a:graphicData>
            </a:graphic>
          </wp:inline>
        </w:drawing>
      </w:r>
    </w:p>
    <w:p w14:paraId="6EBD6113" w14:textId="6AFD0C6B" w:rsidR="0043622C" w:rsidRDefault="00DD21CE" w:rsidP="00DD21CE">
      <w:pPr>
        <w:pStyle w:val="Caption"/>
        <w:jc w:val="center"/>
        <w:rPr>
          <w:rFonts w:ascii="Times New Roman" w:eastAsia="Times New Roman" w:hAnsi="Times New Roman" w:cs="Times New Roman"/>
          <w:sz w:val="24"/>
          <w:szCs w:val="24"/>
        </w:rPr>
      </w:pPr>
      <w:bookmarkStart w:id="210" w:name="_Toc26440328"/>
      <w:r>
        <w:t xml:space="preserve">Figure </w:t>
      </w:r>
      <w:r w:rsidR="00514A04">
        <w:fldChar w:fldCharType="begin"/>
      </w:r>
      <w:r w:rsidR="00514A04">
        <w:instrText xml:space="preserve"> SEQ Figure \* ARABIC </w:instrText>
      </w:r>
      <w:r w:rsidR="00514A04">
        <w:fldChar w:fldCharType="separate"/>
      </w:r>
      <w:r w:rsidR="005A3965">
        <w:rPr>
          <w:noProof/>
        </w:rPr>
        <w:t>12</w:t>
      </w:r>
      <w:r w:rsidR="00514A04">
        <w:rPr>
          <w:noProof/>
        </w:rPr>
        <w:fldChar w:fldCharType="end"/>
      </w:r>
      <w:r>
        <w:t xml:space="preserve">: ROC curve for elastic net </w:t>
      </w:r>
      <w:r w:rsidR="00FD2C38">
        <w:t>logistic</w:t>
      </w:r>
      <w:r>
        <w:t xml:space="preserve"> regression with 1se lambda</w:t>
      </w:r>
      <w:bookmarkEnd w:id="210"/>
    </w:p>
    <w:p w14:paraId="724212E1" w14:textId="77777777" w:rsidR="00B7157E" w:rsidRDefault="00B7157E" w:rsidP="00B7157E">
      <w:pPr>
        <w:spacing w:after="0" w:line="240" w:lineRule="auto"/>
        <w:rPr>
          <w:rFonts w:ascii="Times New Roman" w:eastAsia="Times New Roman" w:hAnsi="Times New Roman" w:cs="Times New Roman"/>
          <w:sz w:val="24"/>
          <w:szCs w:val="24"/>
        </w:rPr>
      </w:pPr>
    </w:p>
    <w:p w14:paraId="6BDB410A" w14:textId="7F12FB6F" w:rsidR="0043622C" w:rsidRDefault="0087699A" w:rsidP="00C229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see above, the elastic net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 1SE lambda does not perform better than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without regularization. </w:t>
      </w:r>
    </w:p>
    <w:p w14:paraId="555B0DD9" w14:textId="77777777" w:rsidR="0087699A" w:rsidRDefault="0087699A" w:rsidP="00C22913">
      <w:pPr>
        <w:spacing w:after="0" w:line="240" w:lineRule="auto"/>
        <w:rPr>
          <w:rFonts w:ascii="Times New Roman" w:eastAsia="Times New Roman" w:hAnsi="Times New Roman" w:cs="Times New Roman"/>
          <w:sz w:val="24"/>
          <w:szCs w:val="24"/>
        </w:rPr>
      </w:pPr>
    </w:p>
    <w:p w14:paraId="212F295B" w14:textId="6A4C2C99" w:rsidR="0087699A" w:rsidRDefault="0087699A" w:rsidP="00C229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dataset we have, regularization does not seem to produce better classification than that of a </w:t>
      </w:r>
      <w:r w:rsidR="00FD2C38">
        <w:rPr>
          <w:rFonts w:ascii="Times New Roman" w:eastAsia="Times New Roman" w:hAnsi="Times New Roman" w:cs="Times New Roman"/>
          <w:sz w:val="24"/>
          <w:szCs w:val="24"/>
        </w:rPr>
        <w:t>logistic</w:t>
      </w:r>
      <w:r>
        <w:rPr>
          <w:rFonts w:ascii="Times New Roman" w:eastAsia="Times New Roman" w:hAnsi="Times New Roman" w:cs="Times New Roman"/>
          <w:sz w:val="24"/>
          <w:szCs w:val="24"/>
        </w:rPr>
        <w:t xml:space="preserve"> regression model without regularization.</w:t>
      </w:r>
    </w:p>
    <w:p w14:paraId="295254A3" w14:textId="77777777" w:rsidR="0087699A" w:rsidRDefault="0087699A" w:rsidP="00C22913">
      <w:pPr>
        <w:spacing w:after="0" w:line="240" w:lineRule="auto"/>
        <w:rPr>
          <w:rFonts w:ascii="Times New Roman" w:eastAsia="Times New Roman" w:hAnsi="Times New Roman" w:cs="Times New Roman"/>
          <w:sz w:val="24"/>
          <w:szCs w:val="24"/>
        </w:rPr>
      </w:pPr>
    </w:p>
    <w:p w14:paraId="5685BD1E" w14:textId="39AF87DC" w:rsidR="0087699A" w:rsidRDefault="0087699A" w:rsidP="0087699A">
      <w:pPr>
        <w:pStyle w:val="Heading2"/>
        <w:rPr>
          <w:rFonts w:eastAsia="Times New Roman"/>
        </w:rPr>
      </w:pPr>
      <w:bookmarkStart w:id="211" w:name="_Toc26440349"/>
      <w:r>
        <w:rPr>
          <w:rFonts w:eastAsia="Times New Roman"/>
        </w:rPr>
        <w:t>3.3 Linear Discriminant Analysis</w:t>
      </w:r>
      <w:bookmarkEnd w:id="211"/>
    </w:p>
    <w:p w14:paraId="5B5CE219" w14:textId="4E9562AF" w:rsidR="00FA3CA4" w:rsidRDefault="00FA3CA4" w:rsidP="00A1578B">
      <w:pPr>
        <w:rPr>
          <w:rFonts w:ascii="Times New Roman" w:eastAsiaTheme="minorEastAsia" w:hAnsi="Times New Roman" w:cs="Times New Roman"/>
          <w:sz w:val="24"/>
          <w:szCs w:val="24"/>
        </w:rPr>
      </w:pPr>
      <w:r>
        <w:rPr>
          <w:rFonts w:ascii="Times New Roman" w:hAnsi="Times New Roman" w:cs="Times New Roman"/>
          <w:sz w:val="24"/>
          <w:szCs w:val="24"/>
        </w:rPr>
        <w:t xml:space="preserve">Suppose that the joint distribution of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nxp</m:t>
            </m:r>
          </m:sub>
        </m:sSub>
      </m:oMath>
      <w:r>
        <w:rPr>
          <w:rFonts w:ascii="Times New Roman" w:eastAsiaTheme="minorEastAsia" w:hAnsi="Times New Roman" w:cs="Times New Roman"/>
          <w:sz w:val="24"/>
          <w:szCs w:val="24"/>
        </w:rPr>
        <w:t xml:space="preserve"> for population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are given by:</w:t>
      </w:r>
    </w:p>
    <w:p w14:paraId="53F7AB2A" w14:textId="4B6551DF" w:rsidR="00FA3CA4" w:rsidRPr="00FA3CA4" w:rsidRDefault="00514A04" w:rsidP="00A1578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r>
                <m:rPr>
                  <m:sty m:val="bi"/>
                </m:rPr>
                <w:rPr>
                  <w:rFonts w:ascii="Cambria Math" w:hAnsi="Cambria Math" w:cs="Times New Roman"/>
                  <w:sz w:val="24"/>
                  <w:szCs w:val="24"/>
                </w:rPr>
                <m:t>X</m:t>
              </m:r>
              <m:ctrlPr>
                <w:rPr>
                  <w:rFonts w:ascii="Cambria Math" w:hAnsi="Cambria Math" w:cs="Times New Roman"/>
                  <w:b/>
                  <w:i/>
                  <w:sz w:val="24"/>
                  <w:szCs w:val="24"/>
                </w:rPr>
              </m:ctrlP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2π</m:t>
                      </m:r>
                    </m:e>
                  </m:d>
                </m:e>
                <m:sup>
                  <m:f>
                    <m:fPr>
                      <m:type m:val="lin"/>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e>
                  </m:d>
                </m:e>
                <m:sup>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den>
          </m:f>
          <m:r>
            <w:rPr>
              <w:rFonts w:ascii="Cambria Math" w:hAnsi="Cambria Math" w:cs="Times New Roman"/>
              <w:sz w:val="24"/>
              <w:szCs w:val="24"/>
            </w:rPr>
            <m:t>exp</m:t>
          </m:r>
          <m:d>
            <m:dPr>
              <m:begChr m:val="["/>
              <m:endChr m:val="]"/>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i"/>
                        </m:rPr>
                        <w:rPr>
                          <w:rFonts w:ascii="Cambria Math" w:hAnsi="Cambria Math" w:cs="Times New Roman"/>
                          <w:sz w:val="24"/>
                          <w:szCs w:val="24"/>
                        </w:rPr>
                        <m:t>X</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i</m:t>
                          </m:r>
                        </m:sub>
                      </m:sSub>
                    </m:e>
                  </m:d>
                </m:e>
                <m:sup>
                  <m:r>
                    <w:rPr>
                      <w:rFonts w:ascii="Cambria Math" w:hAnsi="Cambria Math" w:cs="Times New Roman"/>
                      <w:sz w:val="24"/>
                      <w:szCs w:val="24"/>
                    </w:rPr>
                    <m:t>'</m:t>
                  </m:r>
                </m:sup>
              </m:sSup>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i</m:t>
                  </m:r>
                </m:sub>
                <m:sup>
                  <m:r>
                    <w:rPr>
                      <w:rFonts w:ascii="Cambria Math" w:hAnsi="Cambria Math" w:cs="Times New Roman"/>
                      <w:sz w:val="24"/>
                      <w:szCs w:val="24"/>
                    </w:rPr>
                    <m:t>-1</m:t>
                  </m:r>
                </m:sup>
              </m:sSubSup>
              <m:d>
                <m:dPr>
                  <m:ctrlPr>
                    <w:rPr>
                      <w:rFonts w:ascii="Cambria Math" w:hAnsi="Cambria Math" w:cs="Times New Roman"/>
                      <w:i/>
                      <w:sz w:val="24"/>
                      <w:szCs w:val="24"/>
                    </w:rPr>
                  </m:ctrlPr>
                </m:dPr>
                <m:e>
                  <m:r>
                    <m:rPr>
                      <m:sty m:val="bi"/>
                    </m:rPr>
                    <w:rPr>
                      <w:rFonts w:ascii="Cambria Math" w:hAnsi="Cambria Math" w:cs="Times New Roman"/>
                      <w:sz w:val="24"/>
                      <w:szCs w:val="24"/>
                    </w:rPr>
                    <m:t>X</m:t>
                  </m:r>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i</m:t>
                      </m:r>
                    </m:sub>
                  </m:sSub>
                </m:e>
              </m:d>
            </m:e>
          </m:d>
          <m:r>
            <w:rPr>
              <w:rFonts w:ascii="Cambria Math" w:hAnsi="Cambria Math" w:cs="Times New Roman"/>
              <w:sz w:val="24"/>
              <w:szCs w:val="24"/>
            </w:rPr>
            <m:t xml:space="preserve">  for i=1, 2</m:t>
          </m:r>
        </m:oMath>
      </m:oMathPara>
    </w:p>
    <w:p w14:paraId="092B24EA" w14:textId="0CEB02A0" w:rsidR="00FA3CA4" w:rsidRDefault="00FA3CA4" w:rsidP="00A1578B">
      <w:pPr>
        <w:rPr>
          <w:rFonts w:ascii="Times New Roman" w:hAnsi="Times New Roman" w:cs="Times New Roman"/>
          <w:sz w:val="24"/>
          <w:szCs w:val="24"/>
        </w:rPr>
      </w:pPr>
      <w:r>
        <w:rPr>
          <w:rFonts w:ascii="Times New Roman" w:hAnsi="Times New Roman" w:cs="Times New Roman"/>
          <w:sz w:val="24"/>
          <w:szCs w:val="24"/>
        </w:rPr>
        <w:t>When,</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 xml:space="preserve">I </m:t>
        </m:r>
      </m:oMath>
      <w:r>
        <w:rPr>
          <w:rFonts w:ascii="Times New Roman" w:eastAsiaTheme="minorEastAsia" w:hAnsi="Times New Roman" w:cs="Times New Roman"/>
          <w:sz w:val="24"/>
          <w:szCs w:val="24"/>
        </w:rPr>
        <w:t>, we have a classification problem that can be approached with linear discriminant analysis.</w:t>
      </w:r>
    </w:p>
    <w:p w14:paraId="1DFBE4A1" w14:textId="5A191044" w:rsidR="00A1578B" w:rsidRPr="00A40931" w:rsidRDefault="00A1578B" w:rsidP="00A1578B">
      <w:pPr>
        <w:rPr>
          <w:rFonts w:ascii="Times New Roman" w:hAnsi="Times New Roman" w:cs="Times New Roman"/>
          <w:sz w:val="24"/>
          <w:szCs w:val="24"/>
        </w:rPr>
      </w:pPr>
      <w:r w:rsidRPr="00A40931">
        <w:rPr>
          <w:rFonts w:ascii="Times New Roman" w:hAnsi="Times New Roman" w:cs="Times New Roman"/>
          <w:sz w:val="24"/>
          <w:szCs w:val="24"/>
        </w:rPr>
        <w:t xml:space="preserve">LDA makes predictions by </w:t>
      </w:r>
      <w:r w:rsidR="00FA3CA4">
        <w:rPr>
          <w:rFonts w:ascii="Times New Roman" w:hAnsi="Times New Roman" w:cs="Times New Roman"/>
          <w:sz w:val="24"/>
          <w:szCs w:val="24"/>
        </w:rPr>
        <w:t>comparing</w:t>
      </w:r>
      <w:r w:rsidRPr="00A40931">
        <w:rPr>
          <w:rFonts w:ascii="Times New Roman" w:hAnsi="Times New Roman" w:cs="Times New Roman"/>
          <w:sz w:val="24"/>
          <w:szCs w:val="24"/>
        </w:rPr>
        <w:t xml:space="preserve"> </w:t>
      </w:r>
      <w:r w:rsidR="00FA3CA4">
        <w:rPr>
          <w:rFonts w:ascii="Times New Roman" w:hAnsi="Times New Roman" w:cs="Times New Roman"/>
          <w:sz w:val="24"/>
          <w:szCs w:val="24"/>
        </w:rPr>
        <w:t xml:space="preserve">the likelihood equations for k populations. If the likelihood of the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th</m:t>
            </m:r>
          </m:sup>
        </m:sSup>
        <m:r>
          <w:rPr>
            <w:rFonts w:ascii="Cambria Math" w:hAnsi="Cambria Math" w:cs="Times New Roman"/>
            <w:sz w:val="24"/>
            <w:szCs w:val="24"/>
          </w:rPr>
          <m:t xml:space="preserve"> </m:t>
        </m:r>
      </m:oMath>
      <w:r w:rsidR="007F78BF">
        <w:rPr>
          <w:rFonts w:ascii="Times New Roman" w:eastAsiaTheme="minorEastAsia" w:hAnsi="Times New Roman" w:cs="Times New Roman"/>
          <w:sz w:val="24"/>
          <w:szCs w:val="24"/>
        </w:rPr>
        <w:t>population is the highest given the</w:t>
      </w:r>
      <w:r w:rsidR="007F78BF" w:rsidRPr="007F78BF">
        <w:rPr>
          <w:rFonts w:ascii="Times New Roman" w:eastAsiaTheme="minorEastAsia" w:hAnsi="Times New Roman" w:cs="Times New Roman"/>
          <w:b/>
          <w:sz w:val="24"/>
          <w:szCs w:val="24"/>
        </w:rPr>
        <w:t xml:space="preserve"> </w:t>
      </w:r>
      <m:oMath>
        <m:r>
          <m:rPr>
            <m:sty m:val="bi"/>
          </m:rPr>
          <w:rPr>
            <w:rFonts w:ascii="Cambria Math" w:eastAsiaTheme="minorEastAsia" w:hAnsi="Cambria Math" w:cs="Times New Roman"/>
            <w:sz w:val="24"/>
            <w:szCs w:val="24"/>
          </w:rPr>
          <m:t>x</m:t>
        </m:r>
      </m:oMath>
      <w:r w:rsidR="00FA3CA4">
        <w:rPr>
          <w:rFonts w:ascii="Times New Roman" w:hAnsi="Times New Roman" w:cs="Times New Roman"/>
          <w:sz w:val="24"/>
          <w:szCs w:val="24"/>
        </w:rPr>
        <w:t xml:space="preserve"> </w:t>
      </w:r>
      <w:r w:rsidR="007F78BF">
        <w:rPr>
          <w:rFonts w:ascii="Times New Roman" w:hAnsi="Times New Roman" w:cs="Times New Roman"/>
          <w:sz w:val="24"/>
          <w:szCs w:val="24"/>
        </w:rPr>
        <w:t xml:space="preserve">values, </w:t>
      </w:r>
      <w:r w:rsidR="00FA3CA4">
        <w:rPr>
          <w:rFonts w:ascii="Times New Roman" w:hAnsi="Times New Roman" w:cs="Times New Roman"/>
          <w:sz w:val="24"/>
          <w:szCs w:val="24"/>
        </w:rPr>
        <w:t xml:space="preserve">the </w:t>
      </w:r>
      <w:r w:rsidR="007F78BF">
        <w:rPr>
          <w:rFonts w:ascii="Times New Roman" w:hAnsi="Times New Roman" w:cs="Times New Roman"/>
          <w:sz w:val="24"/>
          <w:szCs w:val="24"/>
        </w:rPr>
        <w:t>observation</w:t>
      </w:r>
      <w:r w:rsidRPr="00A40931">
        <w:rPr>
          <w:rFonts w:ascii="Times New Roman" w:hAnsi="Times New Roman" w:cs="Times New Roman"/>
          <w:sz w:val="24"/>
          <w:szCs w:val="24"/>
        </w:rPr>
        <w:t xml:space="preserve"> belongs to </w:t>
      </w:r>
      <w:r w:rsidR="007F78BF">
        <w:rPr>
          <w:rFonts w:ascii="Times New Roman" w:hAnsi="Times New Roman" w:cs="Times New Roman"/>
          <w:sz w:val="24"/>
          <w:szCs w:val="24"/>
        </w:rPr>
        <w:t xml:space="preserve">the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th</m:t>
            </m:r>
          </m:sup>
        </m:sSup>
      </m:oMath>
      <w:r w:rsidRPr="00A40931">
        <w:rPr>
          <w:rFonts w:ascii="Times New Roman" w:hAnsi="Times New Roman" w:cs="Times New Roman"/>
          <w:sz w:val="24"/>
          <w:szCs w:val="24"/>
        </w:rPr>
        <w:t xml:space="preserve"> class. </w:t>
      </w:r>
      <w:r w:rsidR="007F78BF">
        <w:rPr>
          <w:rFonts w:ascii="Times New Roman" w:hAnsi="Times New Roman" w:cs="Times New Roman"/>
          <w:sz w:val="24"/>
          <w:szCs w:val="24"/>
        </w:rPr>
        <w:t xml:space="preserve">It is called linear because, the score equation is linear on the </w:t>
      </w:r>
      <w:r w:rsidR="007F78BF" w:rsidRPr="007F78BF">
        <w:rPr>
          <w:rFonts w:ascii="Times New Roman" w:hAnsi="Times New Roman" w:cs="Times New Roman"/>
          <w:b/>
          <w:sz w:val="24"/>
          <w:szCs w:val="24"/>
        </w:rPr>
        <w:t>x’s</w:t>
      </w:r>
      <w:r w:rsidR="007F78BF">
        <w:rPr>
          <w:rFonts w:ascii="Times New Roman" w:hAnsi="Times New Roman" w:cs="Times New Roman"/>
          <w:b/>
          <w:sz w:val="24"/>
          <w:szCs w:val="24"/>
        </w:rPr>
        <w:t>.</w:t>
      </w:r>
    </w:p>
    <w:p w14:paraId="4C235B37" w14:textId="5AD2A7E7" w:rsidR="00A40931" w:rsidRPr="00E75CCF" w:rsidRDefault="00A40931" w:rsidP="00A1578B">
      <w:pPr>
        <w:rPr>
          <w:rFonts w:ascii="Times New Roman" w:hAnsi="Times New Roman" w:cs="Times New Roman"/>
          <w:sz w:val="24"/>
          <w:szCs w:val="24"/>
        </w:rPr>
      </w:pPr>
      <w:r w:rsidRPr="00A40931">
        <w:rPr>
          <w:rFonts w:ascii="Times New Roman" w:hAnsi="Times New Roman" w:cs="Times New Roman"/>
          <w:sz w:val="24"/>
          <w:szCs w:val="24"/>
        </w:rPr>
        <w:t xml:space="preserve">The following table </w:t>
      </w:r>
      <w:r>
        <w:rPr>
          <w:rFonts w:ascii="Times New Roman" w:hAnsi="Times New Roman" w:cs="Times New Roman"/>
          <w:sz w:val="24"/>
          <w:szCs w:val="24"/>
        </w:rPr>
        <w:t xml:space="preserve">below </w:t>
      </w:r>
      <w:r w:rsidRPr="00A40931">
        <w:rPr>
          <w:rFonts w:ascii="Times New Roman" w:hAnsi="Times New Roman" w:cs="Times New Roman"/>
          <w:sz w:val="24"/>
          <w:szCs w:val="24"/>
        </w:rPr>
        <w:t>shows the coefficient estimates fo</w:t>
      </w:r>
      <w:r w:rsidR="00E75CCF">
        <w:rPr>
          <w:rFonts w:ascii="Times New Roman" w:hAnsi="Times New Roman" w:cs="Times New Roman"/>
          <w:sz w:val="24"/>
          <w:szCs w:val="24"/>
        </w:rPr>
        <w:t>r linear discriminant analysis.</w:t>
      </w:r>
    </w:p>
    <w:p w14:paraId="2009AEC5" w14:textId="5D5B8564" w:rsidR="007F78BF" w:rsidRDefault="007F78BF" w:rsidP="007F78BF">
      <w:pPr>
        <w:pStyle w:val="Caption"/>
        <w:keepNext/>
      </w:pPr>
      <w:bookmarkStart w:id="212" w:name="_Toc26440292"/>
      <w:r>
        <w:t xml:space="preserve">Table </w:t>
      </w:r>
      <w:r w:rsidR="00514A04">
        <w:fldChar w:fldCharType="begin"/>
      </w:r>
      <w:r w:rsidR="00514A04">
        <w:instrText xml:space="preserve"> SEQ Table \* ARABIC </w:instrText>
      </w:r>
      <w:r w:rsidR="00514A04">
        <w:fldChar w:fldCharType="separate"/>
      </w:r>
      <w:r w:rsidR="00914851">
        <w:rPr>
          <w:noProof/>
        </w:rPr>
        <w:t>16</w:t>
      </w:r>
      <w:r w:rsidR="00514A04">
        <w:rPr>
          <w:noProof/>
        </w:rPr>
        <w:fldChar w:fldCharType="end"/>
      </w:r>
      <w:r>
        <w:t>: Coefficient estimates of linear discriminant analysis</w:t>
      </w:r>
      <w:bookmarkEnd w:id="212"/>
    </w:p>
    <w:p w14:paraId="55FBA859" w14:textId="76F2B57F" w:rsidR="00A1578B" w:rsidRPr="00E75CCF" w:rsidRDefault="00656AFB" w:rsidP="00E75CCF">
      <w:pPr>
        <w:pStyle w:val="SourceCode"/>
        <w:rPr>
          <w:sz w:val="20"/>
        </w:rPr>
      </w:pPr>
      <w:r w:rsidRPr="00656AFB">
        <w:rPr>
          <w:rStyle w:val="VerbatimChar"/>
          <w:sz w:val="20"/>
        </w:rPr>
        <w:t>## Coefficients of linear discriminants:</w:t>
      </w:r>
      <w:r w:rsidRPr="00656AFB">
        <w:rPr>
          <w:sz w:val="20"/>
        </w:rPr>
        <w:br/>
      </w:r>
      <w:r w:rsidRPr="00656AFB">
        <w:rPr>
          <w:rStyle w:val="VerbatimChar"/>
          <w:sz w:val="20"/>
        </w:rPr>
        <w:t>##                     LD1</w:t>
      </w:r>
      <w:r w:rsidRPr="00656AFB">
        <w:rPr>
          <w:sz w:val="20"/>
        </w:rPr>
        <w:br/>
      </w:r>
      <w:r w:rsidRPr="00656AFB">
        <w:rPr>
          <w:rStyle w:val="VerbatimChar"/>
          <w:sz w:val="20"/>
        </w:rPr>
        <w:t>## LIMIT_BAL -7.318948e-07</w:t>
      </w:r>
      <w:r w:rsidRPr="00656AFB">
        <w:rPr>
          <w:sz w:val="20"/>
        </w:rPr>
        <w:br/>
      </w:r>
      <w:r w:rsidRPr="00656AFB">
        <w:rPr>
          <w:rStyle w:val="VerbatimChar"/>
          <w:sz w:val="20"/>
        </w:rPr>
        <w:t>## SEX       -1.280725e-01</w:t>
      </w:r>
      <w:r w:rsidRPr="00656AFB">
        <w:rPr>
          <w:sz w:val="20"/>
        </w:rPr>
        <w:br/>
      </w:r>
      <w:r w:rsidRPr="00656AFB">
        <w:rPr>
          <w:rStyle w:val="VerbatimChar"/>
          <w:sz w:val="20"/>
        </w:rPr>
        <w:t>## EDUCATION -1.268751e-01</w:t>
      </w:r>
      <w:r w:rsidRPr="00656AFB">
        <w:rPr>
          <w:sz w:val="20"/>
        </w:rPr>
        <w:br/>
      </w:r>
      <w:r w:rsidRPr="00656AFB">
        <w:rPr>
          <w:rStyle w:val="VerbatimChar"/>
          <w:sz w:val="20"/>
        </w:rPr>
        <w:t>## MARRIAGE  -1.475228e-01</w:t>
      </w:r>
      <w:r w:rsidRPr="00656AFB">
        <w:rPr>
          <w:sz w:val="20"/>
        </w:rPr>
        <w:br/>
      </w:r>
      <w:r w:rsidRPr="00656AFB">
        <w:rPr>
          <w:rStyle w:val="VerbatimChar"/>
          <w:sz w:val="20"/>
        </w:rPr>
        <w:t>## AGE        1.169514e-02</w:t>
      </w:r>
      <w:r w:rsidRPr="00656AFB">
        <w:rPr>
          <w:sz w:val="20"/>
        </w:rPr>
        <w:br/>
      </w:r>
      <w:r w:rsidRPr="00656AFB">
        <w:rPr>
          <w:rStyle w:val="VerbatimChar"/>
          <w:sz w:val="20"/>
        </w:rPr>
        <w:t>## PAY_0      6.964112e-01</w:t>
      </w:r>
      <w:r w:rsidRPr="00656AFB">
        <w:rPr>
          <w:sz w:val="20"/>
        </w:rPr>
        <w:br/>
      </w:r>
      <w:r w:rsidRPr="00656AFB">
        <w:rPr>
          <w:rStyle w:val="VerbatimChar"/>
          <w:sz w:val="20"/>
        </w:rPr>
        <w:t>## PAY_2      1.475844e-01</w:t>
      </w:r>
      <w:r w:rsidRPr="00656AFB">
        <w:rPr>
          <w:sz w:val="20"/>
        </w:rPr>
        <w:br/>
      </w:r>
      <w:r w:rsidRPr="00656AFB">
        <w:rPr>
          <w:rStyle w:val="VerbatimChar"/>
          <w:sz w:val="20"/>
        </w:rPr>
        <w:t>## PAY_3      6.784774e-02</w:t>
      </w:r>
      <w:r w:rsidRPr="00656AFB">
        <w:rPr>
          <w:sz w:val="20"/>
        </w:rPr>
        <w:br/>
      </w:r>
      <w:r w:rsidRPr="00656AFB">
        <w:rPr>
          <w:rStyle w:val="VerbatimChar"/>
          <w:sz w:val="20"/>
        </w:rPr>
        <w:t>## PAY_4      4.563729e-02</w:t>
      </w:r>
      <w:r w:rsidRPr="00656AFB">
        <w:rPr>
          <w:sz w:val="20"/>
        </w:rPr>
        <w:br/>
      </w:r>
      <w:r w:rsidRPr="00656AFB">
        <w:rPr>
          <w:rStyle w:val="VerbatimChar"/>
          <w:sz w:val="20"/>
        </w:rPr>
        <w:t>## PAY_5      1.734251e-02</w:t>
      </w:r>
      <w:r w:rsidRPr="00656AFB">
        <w:rPr>
          <w:sz w:val="20"/>
        </w:rPr>
        <w:br/>
      </w:r>
      <w:r w:rsidRPr="00656AFB">
        <w:rPr>
          <w:rStyle w:val="VerbatimChar"/>
          <w:sz w:val="20"/>
        </w:rPr>
        <w:t>## PAY_6      1.408649e-02</w:t>
      </w:r>
      <w:r w:rsidRPr="00656AFB">
        <w:rPr>
          <w:sz w:val="20"/>
        </w:rPr>
        <w:br/>
      </w:r>
      <w:r w:rsidRPr="00656AFB">
        <w:rPr>
          <w:rStyle w:val="VerbatimChar"/>
          <w:sz w:val="20"/>
        </w:rPr>
        <w:t>## BILL_AMT1 -4.976915e-06</w:t>
      </w:r>
      <w:r w:rsidRPr="00656AFB">
        <w:rPr>
          <w:sz w:val="20"/>
        </w:rPr>
        <w:br/>
      </w:r>
      <w:r w:rsidRPr="00656AFB">
        <w:rPr>
          <w:rStyle w:val="VerbatimChar"/>
          <w:sz w:val="20"/>
        </w:rPr>
        <w:t>## BILL_AMT2  1.146277e-06</w:t>
      </w:r>
      <w:r w:rsidRPr="00656AFB">
        <w:rPr>
          <w:sz w:val="20"/>
        </w:rPr>
        <w:br/>
      </w:r>
      <w:r w:rsidRPr="00656AFB">
        <w:rPr>
          <w:rStyle w:val="VerbatimChar"/>
          <w:sz w:val="20"/>
        </w:rPr>
        <w:t>## BILL_AMT3  7.249930e-07</w:t>
      </w:r>
      <w:r w:rsidRPr="00656AFB">
        <w:rPr>
          <w:sz w:val="20"/>
        </w:rPr>
        <w:br/>
      </w:r>
      <w:r w:rsidRPr="00656AFB">
        <w:rPr>
          <w:rStyle w:val="VerbatimChar"/>
          <w:sz w:val="20"/>
        </w:rPr>
        <w:t>## BILL_AMT4  8.208421e-08</w:t>
      </w:r>
      <w:r w:rsidRPr="00656AFB">
        <w:rPr>
          <w:sz w:val="20"/>
        </w:rPr>
        <w:br/>
      </w:r>
      <w:r w:rsidRPr="00656AFB">
        <w:rPr>
          <w:rStyle w:val="VerbatimChar"/>
          <w:sz w:val="20"/>
        </w:rPr>
        <w:t>## BILL_AMT5  4.662013e-07</w:t>
      </w:r>
      <w:r w:rsidRPr="00656AFB">
        <w:rPr>
          <w:sz w:val="20"/>
        </w:rPr>
        <w:br/>
      </w:r>
      <w:r w:rsidRPr="00656AFB">
        <w:rPr>
          <w:rStyle w:val="VerbatimChar"/>
          <w:sz w:val="20"/>
        </w:rPr>
        <w:t>## BILL_AMT6 -1.137659e-08</w:t>
      </w:r>
      <w:r w:rsidRPr="00656AFB">
        <w:rPr>
          <w:sz w:val="20"/>
        </w:rPr>
        <w:br/>
      </w:r>
      <w:r w:rsidRPr="00656AFB">
        <w:rPr>
          <w:rStyle w:val="VerbatimChar"/>
          <w:sz w:val="20"/>
        </w:rPr>
        <w:t>## PAY_AMT1  -6.044924e-06</w:t>
      </w:r>
      <w:r w:rsidRPr="00656AFB">
        <w:rPr>
          <w:sz w:val="20"/>
        </w:rPr>
        <w:br/>
      </w:r>
      <w:r w:rsidRPr="00656AFB">
        <w:rPr>
          <w:rStyle w:val="VerbatimChar"/>
          <w:sz w:val="20"/>
        </w:rPr>
        <w:t>## PAY_AMT2  -3.314688e-06</w:t>
      </w:r>
      <w:r w:rsidRPr="00656AFB">
        <w:rPr>
          <w:sz w:val="20"/>
        </w:rPr>
        <w:br/>
      </w:r>
      <w:r w:rsidRPr="00656AFB">
        <w:rPr>
          <w:rStyle w:val="VerbatimChar"/>
          <w:sz w:val="20"/>
        </w:rPr>
        <w:t>## PAY_AMT3  -2.443997e-07</w:t>
      </w:r>
      <w:r w:rsidRPr="00656AFB">
        <w:rPr>
          <w:sz w:val="20"/>
        </w:rPr>
        <w:br/>
      </w:r>
      <w:r w:rsidRPr="00656AFB">
        <w:rPr>
          <w:rStyle w:val="VerbatimChar"/>
          <w:sz w:val="20"/>
        </w:rPr>
        <w:t>## PAY_AMT4  -2.936573e-06</w:t>
      </w:r>
      <w:r w:rsidRPr="00656AFB">
        <w:rPr>
          <w:sz w:val="20"/>
        </w:rPr>
        <w:br/>
      </w:r>
      <w:r w:rsidRPr="00656AFB">
        <w:rPr>
          <w:rStyle w:val="VerbatimChar"/>
          <w:sz w:val="20"/>
        </w:rPr>
        <w:t>## PAY_AMT5  -2.375356e-06</w:t>
      </w:r>
      <w:r w:rsidRPr="00656AFB">
        <w:rPr>
          <w:sz w:val="20"/>
        </w:rPr>
        <w:br/>
      </w:r>
      <w:r w:rsidRPr="00656AFB">
        <w:rPr>
          <w:rStyle w:val="VerbatimChar"/>
          <w:sz w:val="20"/>
        </w:rPr>
        <w:t>## PAY_AMT6  -1.659504e-06</w:t>
      </w:r>
    </w:p>
    <w:p w14:paraId="4EA54FA5" w14:textId="5AEBAA3E" w:rsidR="006F3FBC" w:rsidRPr="005B660F" w:rsidRDefault="006F3FBC" w:rsidP="006F3FBC">
      <w:pPr>
        <w:rPr>
          <w:rFonts w:ascii="Times New Roman" w:hAnsi="Times New Roman" w:cs="Times New Roman"/>
          <w:sz w:val="24"/>
          <w:szCs w:val="24"/>
        </w:rPr>
      </w:pPr>
      <w:r w:rsidRPr="005B660F">
        <w:rPr>
          <w:rFonts w:ascii="Times New Roman" w:hAnsi="Times New Roman" w:cs="Times New Roman"/>
          <w:sz w:val="24"/>
          <w:szCs w:val="24"/>
        </w:rPr>
        <w:t>The confusion matrix</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r>
        <w:rPr>
          <w:rFonts w:ascii="Times New Roman" w:hAnsi="Times New Roman" w:cs="Times New Roman"/>
          <w:sz w:val="24"/>
          <w:szCs w:val="24"/>
        </w:rPr>
        <w:t>LDA</w:t>
      </w:r>
      <w:r w:rsidRPr="005B660F">
        <w:rPr>
          <w:rFonts w:ascii="Times New Roman" w:hAnsi="Times New Roman" w:cs="Times New Roman"/>
          <w:sz w:val="24"/>
          <w:szCs w:val="24"/>
        </w:rPr>
        <w:t xml:space="preserve"> results in an accuracy of </w:t>
      </w:r>
      <w:r>
        <w:rPr>
          <w:rFonts w:ascii="Times New Roman" w:hAnsi="Times New Roman" w:cs="Times New Roman"/>
          <w:sz w:val="24"/>
          <w:szCs w:val="24"/>
        </w:rPr>
        <w:t>.8148</w:t>
      </w:r>
      <w:r w:rsidRPr="005B660F">
        <w:rPr>
          <w:rFonts w:ascii="Times New Roman" w:hAnsi="Times New Roman" w:cs="Times New Roman"/>
          <w:sz w:val="24"/>
          <w:szCs w:val="24"/>
        </w:rPr>
        <w:t xml:space="preserve"> and a specificity of </w:t>
      </w:r>
      <w:r>
        <w:rPr>
          <w:rFonts w:ascii="Times New Roman" w:hAnsi="Times New Roman" w:cs="Times New Roman"/>
          <w:sz w:val="24"/>
          <w:szCs w:val="24"/>
        </w:rPr>
        <w:t>.2678</w:t>
      </w:r>
      <w:r w:rsidRPr="005B660F">
        <w:rPr>
          <w:rFonts w:ascii="Times New Roman" w:hAnsi="Times New Roman" w:cs="Times New Roman"/>
          <w:sz w:val="24"/>
          <w:szCs w:val="24"/>
        </w:rPr>
        <w:t>.</w:t>
      </w:r>
    </w:p>
    <w:p w14:paraId="633B5023" w14:textId="44248E89" w:rsidR="007F78BF" w:rsidRDefault="007F78BF" w:rsidP="007F78BF">
      <w:pPr>
        <w:pStyle w:val="Caption"/>
        <w:keepNext/>
      </w:pPr>
      <w:bookmarkStart w:id="213" w:name="_Toc26440293"/>
      <w:r>
        <w:t xml:space="preserve">Table </w:t>
      </w:r>
      <w:r w:rsidR="00514A04">
        <w:fldChar w:fldCharType="begin"/>
      </w:r>
      <w:r w:rsidR="00514A04">
        <w:instrText xml:space="preserve"> SEQ Table \* ARABIC </w:instrText>
      </w:r>
      <w:r w:rsidR="00514A04">
        <w:fldChar w:fldCharType="separate"/>
      </w:r>
      <w:r w:rsidR="00914851">
        <w:rPr>
          <w:noProof/>
        </w:rPr>
        <w:t>17</w:t>
      </w:r>
      <w:r w:rsidR="00514A04">
        <w:rPr>
          <w:noProof/>
        </w:rPr>
        <w:fldChar w:fldCharType="end"/>
      </w:r>
      <w:r>
        <w:t>: Confusion matrix of linear discriminant analysis</w:t>
      </w:r>
      <w:bookmarkEnd w:id="213"/>
    </w:p>
    <w:p w14:paraId="7C41A28F" w14:textId="45E69B1B" w:rsidR="00A1578B" w:rsidRPr="00FD2C38" w:rsidRDefault="00FD2C38" w:rsidP="00FD2C38">
      <w:pPr>
        <w:pStyle w:val="SourceCode"/>
        <w:rPr>
          <w:rStyle w:val="VerbatimChar"/>
          <w:sz w:val="20"/>
          <w:shd w:val="clear" w:color="auto" w:fill="auto"/>
        </w:rPr>
      </w:pPr>
      <w:r w:rsidRPr="00FD2C38">
        <w:rPr>
          <w:rStyle w:val="VerbatimChar"/>
          <w:sz w:val="20"/>
        </w:rPr>
        <w:t>## Confusion Matrix and Statistics</w:t>
      </w:r>
      <w:r w:rsidRPr="00FD2C38">
        <w:rPr>
          <w:sz w:val="20"/>
        </w:rPr>
        <w:br/>
      </w:r>
      <w:r w:rsidRPr="00FD2C38">
        <w:rPr>
          <w:rStyle w:val="VerbatimChar"/>
          <w:sz w:val="20"/>
        </w:rPr>
        <w:t xml:space="preserve">## </w:t>
      </w:r>
      <w:r w:rsidRPr="00FD2C38">
        <w:rPr>
          <w:sz w:val="20"/>
        </w:rPr>
        <w:br/>
      </w:r>
      <w:r w:rsidRPr="00FD2C38">
        <w:rPr>
          <w:rStyle w:val="VerbatimChar"/>
          <w:sz w:val="20"/>
        </w:rPr>
        <w:t>##           Reference</w:t>
      </w:r>
      <w:r w:rsidRPr="00FD2C38">
        <w:rPr>
          <w:sz w:val="20"/>
        </w:rPr>
        <w:br/>
      </w:r>
      <w:r w:rsidRPr="00FD2C38">
        <w:rPr>
          <w:rStyle w:val="VerbatimChar"/>
          <w:sz w:val="20"/>
        </w:rPr>
        <w:t>## Prediction    0    1</w:t>
      </w:r>
      <w:r w:rsidRPr="00FD2C38">
        <w:rPr>
          <w:sz w:val="20"/>
        </w:rPr>
        <w:br/>
      </w:r>
      <w:r w:rsidRPr="00FD2C38">
        <w:rPr>
          <w:rStyle w:val="VerbatimChar"/>
          <w:sz w:val="20"/>
        </w:rPr>
        <w:t>##          0 6809 1433</w:t>
      </w:r>
      <w:r w:rsidRPr="00FD2C38">
        <w:rPr>
          <w:sz w:val="20"/>
        </w:rPr>
        <w:br/>
      </w:r>
      <w:r w:rsidRPr="00FD2C38">
        <w:rPr>
          <w:rStyle w:val="VerbatimChar"/>
          <w:sz w:val="20"/>
        </w:rPr>
        <w:t>##          1  234  524</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Accuracy : 0.8148          </w:t>
      </w:r>
      <w:r w:rsidRPr="00FD2C38">
        <w:rPr>
          <w:sz w:val="20"/>
        </w:rPr>
        <w:br/>
      </w:r>
      <w:r w:rsidRPr="00FD2C38">
        <w:rPr>
          <w:rStyle w:val="VerbatimChar"/>
          <w:sz w:val="20"/>
        </w:rPr>
        <w:t>##                  95% CI : (0.8066, 0.8228)</w:t>
      </w:r>
      <w:r w:rsidRPr="00FD2C38">
        <w:rPr>
          <w:sz w:val="20"/>
        </w:rPr>
        <w:br/>
      </w:r>
      <w:r w:rsidRPr="00FD2C38">
        <w:rPr>
          <w:rStyle w:val="VerbatimChar"/>
          <w:sz w:val="20"/>
        </w:rPr>
        <w:t xml:space="preserve">##     No Information Rate : 0.7826          </w:t>
      </w:r>
      <w:r w:rsidRPr="00FD2C38">
        <w:rPr>
          <w:sz w:val="20"/>
        </w:rPr>
        <w:br/>
      </w:r>
      <w:r w:rsidRPr="00FD2C38">
        <w:rPr>
          <w:rStyle w:val="VerbatimChar"/>
          <w:sz w:val="20"/>
        </w:rPr>
        <w:t>##     P-Value [</w:t>
      </w:r>
      <w:proofErr w:type="spellStart"/>
      <w:r w:rsidRPr="00FD2C38">
        <w:rPr>
          <w:rStyle w:val="VerbatimChar"/>
          <w:sz w:val="20"/>
        </w:rPr>
        <w:t>Acc</w:t>
      </w:r>
      <w:proofErr w:type="spellEnd"/>
      <w:r w:rsidRPr="00FD2C38">
        <w:rPr>
          <w:rStyle w:val="VerbatimChar"/>
          <w:sz w:val="20"/>
        </w:rPr>
        <w:t xml:space="preserve"> &gt; NIR] : 2.399e-14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Kappa : 0.3012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w:t>
      </w:r>
      <w:proofErr w:type="spellStart"/>
      <w:r w:rsidRPr="00FD2C38">
        <w:rPr>
          <w:rStyle w:val="VerbatimChar"/>
          <w:sz w:val="20"/>
        </w:rPr>
        <w:t>Mcnemar's</w:t>
      </w:r>
      <w:proofErr w:type="spellEnd"/>
      <w:r w:rsidRPr="00FD2C38">
        <w:rPr>
          <w:rStyle w:val="VerbatimChar"/>
          <w:sz w:val="20"/>
        </w:rPr>
        <w:t xml:space="preserve"> Test P-Value : &lt; 2.2e-16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Sensitivity : 0.9668          </w:t>
      </w:r>
      <w:r w:rsidRPr="00FD2C38">
        <w:rPr>
          <w:sz w:val="20"/>
        </w:rPr>
        <w:br/>
      </w:r>
      <w:r w:rsidRPr="00FD2C38">
        <w:rPr>
          <w:rStyle w:val="VerbatimChar"/>
          <w:sz w:val="20"/>
        </w:rPr>
        <w:t xml:space="preserve">##             Specificity : 0.2678          </w:t>
      </w:r>
      <w:r w:rsidRPr="00FD2C38">
        <w:rPr>
          <w:sz w:val="20"/>
        </w:rPr>
        <w:br/>
      </w:r>
      <w:r w:rsidRPr="00FD2C38">
        <w:rPr>
          <w:rStyle w:val="VerbatimChar"/>
          <w:sz w:val="20"/>
        </w:rPr>
        <w:t xml:space="preserve">##          </w:t>
      </w:r>
      <w:proofErr w:type="spellStart"/>
      <w:r w:rsidRPr="00FD2C38">
        <w:rPr>
          <w:rStyle w:val="VerbatimChar"/>
          <w:sz w:val="20"/>
        </w:rPr>
        <w:t>Pos</w:t>
      </w:r>
      <w:proofErr w:type="spellEnd"/>
      <w:r w:rsidRPr="00FD2C38">
        <w:rPr>
          <w:rStyle w:val="VerbatimChar"/>
          <w:sz w:val="20"/>
        </w:rPr>
        <w:t xml:space="preserve"> </w:t>
      </w:r>
      <w:proofErr w:type="spellStart"/>
      <w:r w:rsidRPr="00FD2C38">
        <w:rPr>
          <w:rStyle w:val="VerbatimChar"/>
          <w:sz w:val="20"/>
        </w:rPr>
        <w:t>Pred</w:t>
      </w:r>
      <w:proofErr w:type="spellEnd"/>
      <w:r w:rsidRPr="00FD2C38">
        <w:rPr>
          <w:rStyle w:val="VerbatimChar"/>
          <w:sz w:val="20"/>
        </w:rPr>
        <w:t xml:space="preserve"> Value : 0.8261          </w:t>
      </w:r>
      <w:r w:rsidRPr="00FD2C38">
        <w:rPr>
          <w:sz w:val="20"/>
        </w:rPr>
        <w:br/>
      </w:r>
      <w:r w:rsidRPr="00FD2C38">
        <w:rPr>
          <w:rStyle w:val="VerbatimChar"/>
          <w:sz w:val="20"/>
        </w:rPr>
        <w:t xml:space="preserve">##          </w:t>
      </w:r>
      <w:proofErr w:type="spellStart"/>
      <w:r w:rsidRPr="00FD2C38">
        <w:rPr>
          <w:rStyle w:val="VerbatimChar"/>
          <w:sz w:val="20"/>
        </w:rPr>
        <w:t>Neg</w:t>
      </w:r>
      <w:proofErr w:type="spellEnd"/>
      <w:r w:rsidRPr="00FD2C38">
        <w:rPr>
          <w:rStyle w:val="VerbatimChar"/>
          <w:sz w:val="20"/>
        </w:rPr>
        <w:t xml:space="preserve"> </w:t>
      </w:r>
      <w:proofErr w:type="spellStart"/>
      <w:r w:rsidRPr="00FD2C38">
        <w:rPr>
          <w:rStyle w:val="VerbatimChar"/>
          <w:sz w:val="20"/>
        </w:rPr>
        <w:t>Pred</w:t>
      </w:r>
      <w:proofErr w:type="spellEnd"/>
      <w:r w:rsidRPr="00FD2C38">
        <w:rPr>
          <w:rStyle w:val="VerbatimChar"/>
          <w:sz w:val="20"/>
        </w:rPr>
        <w:t xml:space="preserve"> Value : 0.6913          </w:t>
      </w:r>
      <w:r w:rsidRPr="00FD2C38">
        <w:rPr>
          <w:sz w:val="20"/>
        </w:rPr>
        <w:br/>
      </w:r>
      <w:r w:rsidRPr="00FD2C38">
        <w:rPr>
          <w:rStyle w:val="VerbatimChar"/>
          <w:sz w:val="20"/>
        </w:rPr>
        <w:t xml:space="preserve">##              Prevalence : 0.7826          </w:t>
      </w:r>
      <w:r w:rsidRPr="00FD2C38">
        <w:rPr>
          <w:sz w:val="20"/>
        </w:rPr>
        <w:br/>
      </w:r>
      <w:r w:rsidRPr="00FD2C38">
        <w:rPr>
          <w:rStyle w:val="VerbatimChar"/>
          <w:sz w:val="20"/>
        </w:rPr>
        <w:t xml:space="preserve">##          Detection Rate : 0.7566          </w:t>
      </w:r>
      <w:r w:rsidRPr="00FD2C38">
        <w:rPr>
          <w:sz w:val="20"/>
        </w:rPr>
        <w:br/>
      </w:r>
      <w:r w:rsidRPr="00FD2C38">
        <w:rPr>
          <w:rStyle w:val="VerbatimChar"/>
          <w:sz w:val="20"/>
        </w:rPr>
        <w:t xml:space="preserve">##    Detection Prevalence : 0.9158          </w:t>
      </w:r>
      <w:r w:rsidRPr="00FD2C38">
        <w:rPr>
          <w:sz w:val="20"/>
        </w:rPr>
        <w:br/>
      </w:r>
      <w:r w:rsidRPr="00FD2C38">
        <w:rPr>
          <w:rStyle w:val="VerbatimChar"/>
          <w:sz w:val="20"/>
        </w:rPr>
        <w:t xml:space="preserve">##       Balanced Accuracy : 0.6173          </w:t>
      </w:r>
      <w:r w:rsidRPr="00FD2C38">
        <w:rPr>
          <w:sz w:val="20"/>
        </w:rPr>
        <w:br/>
      </w:r>
      <w:r w:rsidRPr="00FD2C38">
        <w:rPr>
          <w:rStyle w:val="VerbatimChar"/>
          <w:sz w:val="20"/>
        </w:rPr>
        <w:t xml:space="preserve">##                                           </w:t>
      </w:r>
      <w:r w:rsidRPr="00FD2C38">
        <w:rPr>
          <w:sz w:val="20"/>
        </w:rPr>
        <w:br/>
      </w:r>
      <w:r w:rsidRPr="00FD2C38">
        <w:rPr>
          <w:rStyle w:val="VerbatimChar"/>
          <w:sz w:val="20"/>
        </w:rPr>
        <w:t xml:space="preserve">##        'Positive' Class : 0               </w:t>
      </w:r>
      <w:r w:rsidRPr="00FD2C38">
        <w:rPr>
          <w:sz w:val="20"/>
        </w:rPr>
        <w:br/>
      </w:r>
      <w:r w:rsidRPr="00FD2C38">
        <w:rPr>
          <w:rStyle w:val="VerbatimChar"/>
          <w:sz w:val="20"/>
        </w:rPr>
        <w:t>##</w:t>
      </w:r>
      <w:r w:rsidR="00656AFB" w:rsidRPr="00FD2C38">
        <w:rPr>
          <w:rStyle w:val="VerbatimChar"/>
          <w:sz w:val="18"/>
        </w:rPr>
        <w:t xml:space="preserve">                                     </w:t>
      </w:r>
    </w:p>
    <w:p w14:paraId="47EF3642" w14:textId="77777777" w:rsidR="006F3FBC" w:rsidRDefault="006F3FBC" w:rsidP="00C22913">
      <w:pPr>
        <w:spacing w:after="0" w:line="240" w:lineRule="auto"/>
        <w:rPr>
          <w:rFonts w:ascii="Times New Roman" w:eastAsia="Times New Roman" w:hAnsi="Times New Roman" w:cs="Times New Roman"/>
          <w:sz w:val="24"/>
          <w:szCs w:val="24"/>
        </w:rPr>
      </w:pPr>
    </w:p>
    <w:p w14:paraId="4AC8E7E2" w14:textId="734F4372" w:rsidR="006F3FBC" w:rsidRPr="005B660F" w:rsidRDefault="006F3FBC" w:rsidP="006F3FBC">
      <w:pPr>
        <w:rPr>
          <w:rFonts w:ascii="Times New Roman" w:hAnsi="Times New Roman" w:cs="Times New Roman"/>
          <w:sz w:val="24"/>
          <w:szCs w:val="24"/>
        </w:rPr>
      </w:pPr>
      <w:r w:rsidRPr="005B660F">
        <w:rPr>
          <w:rFonts w:ascii="Times New Roman" w:hAnsi="Times New Roman" w:cs="Times New Roman"/>
          <w:sz w:val="24"/>
          <w:szCs w:val="24"/>
        </w:rPr>
        <w:t>The ROC plot</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r>
        <w:rPr>
          <w:rFonts w:ascii="Times New Roman" w:hAnsi="Times New Roman" w:cs="Times New Roman"/>
          <w:sz w:val="24"/>
          <w:szCs w:val="24"/>
        </w:rPr>
        <w:t>LD</w:t>
      </w:r>
      <w:ins w:id="214" w:author="Roxanne Salinas" w:date="2019-12-05T17:39:00Z">
        <w:r w:rsidR="000558FC">
          <w:rPr>
            <w:rFonts w:ascii="Times New Roman" w:hAnsi="Times New Roman" w:cs="Times New Roman"/>
            <w:sz w:val="24"/>
            <w:szCs w:val="24"/>
          </w:rPr>
          <w:t>A</w:t>
        </w:r>
      </w:ins>
      <w:del w:id="215" w:author="Roxanne Salinas" w:date="2019-12-05T17:39:00Z">
        <w:r w:rsidDel="000558FC">
          <w:rPr>
            <w:rFonts w:ascii="Times New Roman" w:hAnsi="Times New Roman" w:cs="Times New Roman"/>
            <w:sz w:val="24"/>
            <w:szCs w:val="24"/>
          </w:rPr>
          <w:delText>S</w:delText>
        </w:r>
      </w:del>
      <w:r w:rsidRPr="005B660F">
        <w:rPr>
          <w:rFonts w:ascii="Times New Roman" w:hAnsi="Times New Roman" w:cs="Times New Roman"/>
          <w:sz w:val="24"/>
          <w:szCs w:val="24"/>
        </w:rPr>
        <w:t xml:space="preserve"> results in an AUC </w:t>
      </w:r>
      <w:r>
        <w:rPr>
          <w:rFonts w:ascii="Times New Roman" w:hAnsi="Times New Roman" w:cs="Times New Roman"/>
          <w:sz w:val="24"/>
          <w:szCs w:val="24"/>
        </w:rPr>
        <w:t>of .71</w:t>
      </w:r>
      <w:r w:rsidRPr="005B660F">
        <w:rPr>
          <w:rFonts w:ascii="Times New Roman" w:hAnsi="Times New Roman" w:cs="Times New Roman"/>
          <w:sz w:val="24"/>
          <w:szCs w:val="24"/>
        </w:rPr>
        <w:t xml:space="preserve"> denoting the model as a </w:t>
      </w:r>
      <w:r>
        <w:rPr>
          <w:rFonts w:ascii="Times New Roman" w:hAnsi="Times New Roman" w:cs="Times New Roman"/>
          <w:sz w:val="24"/>
          <w:szCs w:val="24"/>
        </w:rPr>
        <w:t>good</w:t>
      </w:r>
      <w:r w:rsidRPr="005B660F">
        <w:rPr>
          <w:rFonts w:ascii="Times New Roman" w:hAnsi="Times New Roman" w:cs="Times New Roman"/>
          <w:sz w:val="24"/>
          <w:szCs w:val="24"/>
        </w:rPr>
        <w:t xml:space="preserve"> classifier.</w:t>
      </w:r>
    </w:p>
    <w:p w14:paraId="5DE5D38E" w14:textId="77777777" w:rsidR="007F78BF" w:rsidRDefault="00A1578B" w:rsidP="007F78BF">
      <w:pPr>
        <w:keepNext/>
        <w:spacing w:after="0" w:line="240" w:lineRule="auto"/>
        <w:jc w:val="center"/>
      </w:pPr>
      <w:r>
        <w:rPr>
          <w:rFonts w:ascii="Times New Roman" w:eastAsia="Times New Roman" w:hAnsi="Times New Roman" w:cs="Times New Roman"/>
          <w:noProof/>
          <w:sz w:val="24"/>
          <w:szCs w:val="24"/>
        </w:rPr>
        <w:drawing>
          <wp:inline distT="0" distB="0" distL="0" distR="0" wp14:anchorId="1A355F19" wp14:editId="45FA8AF1">
            <wp:extent cx="4799908" cy="3076575"/>
            <wp:effectExtent l="0" t="0" r="127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7">
                      <a:extLst>
                        <a:ext uri="{28A0092B-C50C-407E-A947-70E740481C1C}">
                          <a14:useLocalDpi xmlns:a14="http://schemas.microsoft.com/office/drawing/2010/main" val="0"/>
                        </a:ext>
                      </a:extLst>
                    </a:blip>
                    <a:stretch>
                      <a:fillRect/>
                    </a:stretch>
                  </pic:blipFill>
                  <pic:spPr>
                    <a:xfrm>
                      <a:off x="0" y="0"/>
                      <a:ext cx="4853740" cy="3111080"/>
                    </a:xfrm>
                    <a:prstGeom prst="rect">
                      <a:avLst/>
                    </a:prstGeom>
                  </pic:spPr>
                </pic:pic>
              </a:graphicData>
            </a:graphic>
          </wp:inline>
        </w:drawing>
      </w:r>
    </w:p>
    <w:p w14:paraId="00B8CDE4" w14:textId="281186FC" w:rsidR="00A1578B" w:rsidRDefault="007F78BF" w:rsidP="007F78BF">
      <w:pPr>
        <w:pStyle w:val="Caption"/>
        <w:jc w:val="center"/>
        <w:rPr>
          <w:rFonts w:ascii="Times New Roman" w:eastAsia="Times New Roman" w:hAnsi="Times New Roman" w:cs="Times New Roman"/>
          <w:sz w:val="24"/>
          <w:szCs w:val="24"/>
        </w:rPr>
      </w:pPr>
      <w:bookmarkStart w:id="216" w:name="_Toc26440329"/>
      <w:r>
        <w:t xml:space="preserve">Figure </w:t>
      </w:r>
      <w:r w:rsidR="00514A04">
        <w:fldChar w:fldCharType="begin"/>
      </w:r>
      <w:r w:rsidR="00514A04">
        <w:instrText xml:space="preserve"> SEQ Figure \* ARABIC </w:instrText>
      </w:r>
      <w:r w:rsidR="00514A04">
        <w:fldChar w:fldCharType="separate"/>
      </w:r>
      <w:r w:rsidR="005A3965">
        <w:rPr>
          <w:noProof/>
        </w:rPr>
        <w:t>13</w:t>
      </w:r>
      <w:r w:rsidR="00514A04">
        <w:rPr>
          <w:noProof/>
        </w:rPr>
        <w:fldChar w:fldCharType="end"/>
      </w:r>
      <w:r>
        <w:t>: ROC curve of linear discriminant analysis</w:t>
      </w:r>
      <w:bookmarkEnd w:id="216"/>
    </w:p>
    <w:p w14:paraId="49717FE0" w14:textId="77777777" w:rsidR="00B010F6" w:rsidRDefault="00B010F6" w:rsidP="00A1578B">
      <w:pPr>
        <w:spacing w:after="0" w:line="240" w:lineRule="auto"/>
        <w:jc w:val="center"/>
        <w:rPr>
          <w:rFonts w:ascii="Times New Roman" w:eastAsia="Times New Roman" w:hAnsi="Times New Roman" w:cs="Times New Roman"/>
          <w:sz w:val="24"/>
          <w:szCs w:val="24"/>
        </w:rPr>
      </w:pPr>
    </w:p>
    <w:p w14:paraId="32136134" w14:textId="77777777" w:rsidR="0087699A" w:rsidRDefault="0087699A" w:rsidP="0087699A">
      <w:pPr>
        <w:pStyle w:val="Heading2"/>
        <w:rPr>
          <w:rFonts w:eastAsia="Times New Roman"/>
        </w:rPr>
      </w:pPr>
      <w:bookmarkStart w:id="217" w:name="_Toc26440350"/>
      <w:r>
        <w:rPr>
          <w:rFonts w:eastAsia="Times New Roman"/>
        </w:rPr>
        <w:t>3.4 Quadratic Discriminant Analysis</w:t>
      </w:r>
      <w:bookmarkEnd w:id="217"/>
    </w:p>
    <w:p w14:paraId="453DFA1D" w14:textId="6DF77674" w:rsidR="007F78BF" w:rsidRDefault="00523A75" w:rsidP="00C229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Quadratic Discriminant Analysis (QDA) is almost similar to the LDA above. The difference is that there is no assumption that the covariance of each classes is identical.</w:t>
      </w:r>
      <w:r w:rsidR="007F78BF">
        <w:rPr>
          <w:rFonts w:ascii="Times New Roman" w:eastAsia="Times New Roman" w:hAnsi="Times New Roman" w:cs="Times New Roman"/>
          <w:sz w:val="24"/>
          <w:szCs w:val="24"/>
        </w:rPr>
        <w:t xml:space="preserve"> As such, </w:t>
      </w:r>
    </w:p>
    <w:p w14:paraId="4988224C" w14:textId="77777777" w:rsidR="007F78BF" w:rsidRDefault="007F78BF" w:rsidP="00C22913">
      <w:pPr>
        <w:spacing w:after="0" w:line="240" w:lineRule="auto"/>
        <w:rPr>
          <w:rFonts w:ascii="Times New Roman" w:eastAsia="Times New Roman" w:hAnsi="Times New Roman" w:cs="Times New Roman"/>
          <w:sz w:val="24"/>
          <w:szCs w:val="24"/>
        </w:rPr>
      </w:pPr>
    </w:p>
    <w:p w14:paraId="01431DDE" w14:textId="1ABD3BE3" w:rsidR="005C2AD5" w:rsidRPr="007F78BF" w:rsidRDefault="00514A04" w:rsidP="00C22913">
      <w:pPr>
        <w:spacing w:after="0" w:line="240" w:lineRule="auto"/>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2</m:t>
              </m:r>
            </m:sub>
          </m:sSub>
        </m:oMath>
      </m:oMathPara>
    </w:p>
    <w:p w14:paraId="68AF4522" w14:textId="77777777" w:rsidR="007F78BF" w:rsidRPr="007F78BF" w:rsidRDefault="007F78BF" w:rsidP="00C22913">
      <w:pPr>
        <w:spacing w:after="0" w:line="240" w:lineRule="auto"/>
        <w:rPr>
          <w:rFonts w:ascii="Times New Roman" w:eastAsia="Times New Roman" w:hAnsi="Times New Roman" w:cs="Times New Roman"/>
          <w:sz w:val="24"/>
          <w:szCs w:val="24"/>
        </w:rPr>
      </w:pPr>
    </w:p>
    <w:p w14:paraId="5E0CF2EC" w14:textId="67606243" w:rsidR="007F78BF" w:rsidRDefault="007F78BF" w:rsidP="00C2291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linear discriminant analysis, this analysis is called quadratic discriminant analysis </w:t>
      </w:r>
      <w:del w:id="218" w:author="Roxanne Salinas" w:date="2019-12-05T17:40:00Z">
        <w:r w:rsidDel="000558FC">
          <w:rPr>
            <w:rFonts w:ascii="Times New Roman" w:eastAsia="Times New Roman" w:hAnsi="Times New Roman" w:cs="Times New Roman"/>
            <w:sz w:val="24"/>
            <w:szCs w:val="24"/>
          </w:rPr>
          <w:delText>for the reason that</w:delText>
        </w:r>
      </w:del>
      <w:ins w:id="219" w:author="Roxanne Salinas" w:date="2019-12-05T17:40:00Z">
        <w:r w:rsidR="000558FC">
          <w:rPr>
            <w:rFonts w:ascii="Times New Roman" w:eastAsia="Times New Roman" w:hAnsi="Times New Roman" w:cs="Times New Roman"/>
            <w:sz w:val="24"/>
            <w:szCs w:val="24"/>
          </w:rPr>
          <w:t>because</w:t>
        </w:r>
      </w:ins>
      <w:r>
        <w:rPr>
          <w:rFonts w:ascii="Times New Roman" w:eastAsia="Times New Roman" w:hAnsi="Times New Roman" w:cs="Times New Roman"/>
          <w:sz w:val="24"/>
          <w:szCs w:val="24"/>
        </w:rPr>
        <w:t xml:space="preserve"> the score function is quadratic on the x’s. Again, </w:t>
      </w:r>
      <w:ins w:id="220" w:author="Roxanne Salinas" w:date="2019-12-05T17:40:00Z">
        <w:r w:rsidR="000558FC">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decision is made by comparing score functions for all classes. </w:t>
      </w:r>
    </w:p>
    <w:p w14:paraId="46682385" w14:textId="77777777" w:rsidR="007F78BF" w:rsidRDefault="007F78BF" w:rsidP="00C22913">
      <w:pPr>
        <w:spacing w:after="0" w:line="240" w:lineRule="auto"/>
        <w:rPr>
          <w:rFonts w:ascii="Times New Roman" w:eastAsia="Times New Roman" w:hAnsi="Times New Roman" w:cs="Times New Roman"/>
          <w:sz w:val="24"/>
          <w:szCs w:val="24"/>
        </w:rPr>
      </w:pPr>
    </w:p>
    <w:p w14:paraId="311910F4" w14:textId="1698F34C" w:rsidR="005C2AD5" w:rsidRDefault="005C2AD5" w:rsidP="00C22913">
      <w:pPr>
        <w:spacing w:after="0" w:line="240" w:lineRule="auto"/>
        <w:rPr>
          <w:rFonts w:ascii="Times New Roman" w:hAnsi="Times New Roman" w:cs="Times New Roman"/>
          <w:sz w:val="24"/>
          <w:szCs w:val="24"/>
        </w:rPr>
      </w:pPr>
      <w:r w:rsidRPr="005C2AD5">
        <w:rPr>
          <w:rFonts w:ascii="Times New Roman" w:hAnsi="Times New Roman" w:cs="Times New Roman"/>
          <w:sz w:val="24"/>
          <w:szCs w:val="24"/>
        </w:rPr>
        <w:t xml:space="preserve">The output </w:t>
      </w:r>
      <w:r>
        <w:rPr>
          <w:rFonts w:ascii="Times New Roman" w:hAnsi="Times New Roman" w:cs="Times New Roman"/>
          <w:sz w:val="24"/>
          <w:szCs w:val="24"/>
        </w:rPr>
        <w:t xml:space="preserve">below </w:t>
      </w:r>
      <w:r w:rsidRPr="005C2AD5">
        <w:rPr>
          <w:rFonts w:ascii="Times New Roman" w:hAnsi="Times New Roman" w:cs="Times New Roman"/>
          <w:sz w:val="24"/>
          <w:szCs w:val="24"/>
        </w:rPr>
        <w:t>contains the group means</w:t>
      </w:r>
      <w:r>
        <w:rPr>
          <w:rFonts w:ascii="Times New Roman" w:hAnsi="Times New Roman" w:cs="Times New Roman"/>
          <w:sz w:val="24"/>
          <w:szCs w:val="24"/>
        </w:rPr>
        <w:t xml:space="preserve"> similar to </w:t>
      </w:r>
      <w:r w:rsidR="007F78BF">
        <w:rPr>
          <w:rFonts w:ascii="Times New Roman" w:hAnsi="Times New Roman" w:cs="Times New Roman"/>
          <w:sz w:val="24"/>
          <w:szCs w:val="24"/>
        </w:rPr>
        <w:t>LDA</w:t>
      </w:r>
      <w:r w:rsidRPr="005C2AD5">
        <w:rPr>
          <w:rFonts w:ascii="Times New Roman" w:hAnsi="Times New Roman" w:cs="Times New Roman"/>
          <w:sz w:val="24"/>
          <w:szCs w:val="24"/>
        </w:rPr>
        <w:t xml:space="preserve">. </w:t>
      </w:r>
      <w:r>
        <w:rPr>
          <w:rFonts w:ascii="Times New Roman" w:hAnsi="Times New Roman" w:cs="Times New Roman"/>
          <w:sz w:val="24"/>
          <w:szCs w:val="24"/>
        </w:rPr>
        <w:t xml:space="preserve">However, </w:t>
      </w:r>
      <w:r w:rsidRPr="005C2AD5">
        <w:rPr>
          <w:rFonts w:ascii="Times New Roman" w:hAnsi="Times New Roman" w:cs="Times New Roman"/>
          <w:sz w:val="24"/>
          <w:szCs w:val="24"/>
        </w:rPr>
        <w:t xml:space="preserve">it does not contain the coefficients </w:t>
      </w:r>
      <w:r w:rsidR="007F78BF">
        <w:rPr>
          <w:rFonts w:ascii="Times New Roman" w:hAnsi="Times New Roman" w:cs="Times New Roman"/>
          <w:sz w:val="24"/>
          <w:szCs w:val="24"/>
        </w:rPr>
        <w:t>like that of the linear discriminant analysis</w:t>
      </w:r>
      <w:r w:rsidRPr="005C2AD5">
        <w:rPr>
          <w:rFonts w:ascii="Times New Roman" w:hAnsi="Times New Roman" w:cs="Times New Roman"/>
          <w:sz w:val="24"/>
          <w:szCs w:val="24"/>
        </w:rPr>
        <w:t xml:space="preserve"> because the QDA classifier involves a </w:t>
      </w:r>
      <w:r w:rsidRPr="005C2AD5">
        <w:rPr>
          <w:rStyle w:val="Emphasis"/>
          <w:rFonts w:ascii="Times New Roman" w:hAnsi="Times New Roman" w:cs="Times New Roman"/>
          <w:i w:val="0"/>
          <w:iCs w:val="0"/>
          <w:sz w:val="24"/>
          <w:szCs w:val="24"/>
        </w:rPr>
        <w:t>quadratic</w:t>
      </w:r>
      <w:r w:rsidRPr="005C2AD5">
        <w:rPr>
          <w:rFonts w:ascii="Times New Roman" w:hAnsi="Times New Roman" w:cs="Times New Roman"/>
          <w:i/>
          <w:iCs/>
          <w:sz w:val="24"/>
          <w:szCs w:val="24"/>
        </w:rPr>
        <w:t>,</w:t>
      </w:r>
      <w:r w:rsidRPr="005C2AD5">
        <w:rPr>
          <w:rFonts w:ascii="Times New Roman" w:hAnsi="Times New Roman" w:cs="Times New Roman"/>
          <w:sz w:val="24"/>
          <w:szCs w:val="24"/>
        </w:rPr>
        <w:t xml:space="preserve"> rather than a linear function of the predictors</w:t>
      </w:r>
      <w:r>
        <w:rPr>
          <w:rFonts w:ascii="Times New Roman" w:hAnsi="Times New Roman" w:cs="Times New Roman"/>
          <w:sz w:val="24"/>
          <w:szCs w:val="24"/>
        </w:rPr>
        <w:t>.</w:t>
      </w:r>
    </w:p>
    <w:p w14:paraId="3364FADC" w14:textId="77777777" w:rsidR="005C2AD5" w:rsidRPr="005C2AD5" w:rsidRDefault="005C2AD5" w:rsidP="00C22913">
      <w:pPr>
        <w:spacing w:after="0" w:line="240" w:lineRule="auto"/>
        <w:rPr>
          <w:rFonts w:ascii="Times New Roman" w:eastAsia="Times New Roman" w:hAnsi="Times New Roman" w:cs="Times New Roman"/>
          <w:sz w:val="28"/>
          <w:szCs w:val="28"/>
        </w:rPr>
      </w:pPr>
    </w:p>
    <w:p w14:paraId="0BC7BB5E" w14:textId="11BB4D3F" w:rsidR="007F78BF" w:rsidRDefault="007F78BF" w:rsidP="007F78BF">
      <w:pPr>
        <w:pStyle w:val="Caption"/>
        <w:keepNext/>
      </w:pPr>
      <w:bookmarkStart w:id="221" w:name="_Toc26440294"/>
      <w:r>
        <w:t xml:space="preserve">Table </w:t>
      </w:r>
      <w:r w:rsidR="00514A04">
        <w:fldChar w:fldCharType="begin"/>
      </w:r>
      <w:r w:rsidR="00514A04">
        <w:instrText xml:space="preserve"> SEQ Table \* ARABIC </w:instrText>
      </w:r>
      <w:r w:rsidR="00514A04">
        <w:fldChar w:fldCharType="separate"/>
      </w:r>
      <w:r w:rsidR="00914851">
        <w:rPr>
          <w:noProof/>
        </w:rPr>
        <w:t>18</w:t>
      </w:r>
      <w:r w:rsidR="00514A04">
        <w:rPr>
          <w:noProof/>
        </w:rPr>
        <w:fldChar w:fldCharType="end"/>
      </w:r>
      <w:r>
        <w:t>: Group means for quadratic discriminant analysis</w:t>
      </w:r>
      <w:bookmarkEnd w:id="221"/>
    </w:p>
    <w:p w14:paraId="61023BBD" w14:textId="77777777" w:rsidR="00656AFB" w:rsidRDefault="00656AFB" w:rsidP="00656AFB">
      <w:pPr>
        <w:pStyle w:val="SourceCode"/>
        <w:rPr>
          <w:rStyle w:val="VerbatimChar"/>
          <w:sz w:val="20"/>
        </w:rPr>
      </w:pPr>
      <w:r w:rsidRPr="00656AFB">
        <w:rPr>
          <w:rStyle w:val="VerbatimChar"/>
          <w:sz w:val="20"/>
        </w:rPr>
        <w:t>## Call:</w:t>
      </w:r>
      <w:r w:rsidRPr="00656AFB">
        <w:rPr>
          <w:sz w:val="20"/>
        </w:rPr>
        <w:br/>
      </w:r>
      <w:r w:rsidRPr="00656AFB">
        <w:rPr>
          <w:rStyle w:val="VerbatimChar"/>
          <w:sz w:val="20"/>
        </w:rPr>
        <w:t xml:space="preserve">## </w:t>
      </w:r>
      <w:proofErr w:type="spellStart"/>
      <w:r w:rsidRPr="00656AFB">
        <w:rPr>
          <w:rStyle w:val="VerbatimChar"/>
          <w:sz w:val="20"/>
        </w:rPr>
        <w:t>qda</w:t>
      </w:r>
      <w:proofErr w:type="spellEnd"/>
      <w:r w:rsidRPr="00656AFB">
        <w:rPr>
          <w:rStyle w:val="VerbatimChar"/>
          <w:sz w:val="20"/>
        </w:rPr>
        <w:t xml:space="preserve">(default ~ ., data = </w:t>
      </w:r>
      <w:proofErr w:type="spellStart"/>
      <w:r w:rsidRPr="00656AFB">
        <w:rPr>
          <w:rStyle w:val="VerbatimChar"/>
          <w:sz w:val="20"/>
        </w:rPr>
        <w:t>train.data</w:t>
      </w:r>
      <w:proofErr w:type="spellEnd"/>
      <w:r w:rsidRPr="00656AFB">
        <w:rPr>
          <w:rStyle w:val="VerbatimChar"/>
          <w:sz w:val="20"/>
        </w:rPr>
        <w:t>)</w:t>
      </w:r>
      <w:r w:rsidRPr="00656AFB">
        <w:rPr>
          <w:sz w:val="20"/>
        </w:rPr>
        <w:br/>
      </w:r>
      <w:r w:rsidRPr="00656AFB">
        <w:rPr>
          <w:rStyle w:val="VerbatimChar"/>
          <w:sz w:val="20"/>
        </w:rPr>
        <w:t xml:space="preserve">## </w:t>
      </w:r>
      <w:r w:rsidRPr="00656AFB">
        <w:rPr>
          <w:sz w:val="20"/>
        </w:rPr>
        <w:br/>
      </w:r>
      <w:r w:rsidRPr="00656AFB">
        <w:rPr>
          <w:rStyle w:val="VerbatimChar"/>
          <w:sz w:val="20"/>
        </w:rPr>
        <w:t>## Prior probabilities of groups:</w:t>
      </w:r>
      <w:r w:rsidRPr="00656AFB">
        <w:rPr>
          <w:sz w:val="20"/>
        </w:rPr>
        <w:br/>
      </w:r>
      <w:r w:rsidRPr="00656AFB">
        <w:rPr>
          <w:rStyle w:val="VerbatimChar"/>
          <w:sz w:val="20"/>
        </w:rPr>
        <w:t xml:space="preserve">##         0         1 </w:t>
      </w:r>
      <w:r w:rsidRPr="00656AFB">
        <w:rPr>
          <w:sz w:val="20"/>
        </w:rPr>
        <w:br/>
      </w:r>
      <w:r w:rsidRPr="00656AFB">
        <w:rPr>
          <w:rStyle w:val="VerbatimChar"/>
          <w:sz w:val="20"/>
        </w:rPr>
        <w:t xml:space="preserve">## 0.7771905 0.2228095 </w:t>
      </w:r>
      <w:r w:rsidRPr="00656AFB">
        <w:rPr>
          <w:sz w:val="20"/>
        </w:rPr>
        <w:br/>
      </w:r>
      <w:r w:rsidRPr="00656AFB">
        <w:rPr>
          <w:rStyle w:val="VerbatimChar"/>
          <w:sz w:val="20"/>
        </w:rPr>
        <w:t xml:space="preserve">## </w:t>
      </w:r>
      <w:r w:rsidRPr="00656AFB">
        <w:rPr>
          <w:sz w:val="20"/>
        </w:rPr>
        <w:br/>
      </w:r>
      <w:r w:rsidRPr="00656AFB">
        <w:rPr>
          <w:rStyle w:val="VerbatimChar"/>
          <w:sz w:val="20"/>
        </w:rPr>
        <w:t>## Group means:</w:t>
      </w:r>
      <w:r w:rsidRPr="00656AFB">
        <w:rPr>
          <w:sz w:val="20"/>
        </w:rPr>
        <w:br/>
      </w:r>
      <w:r w:rsidRPr="00656AFB">
        <w:rPr>
          <w:rStyle w:val="VerbatimChar"/>
          <w:sz w:val="20"/>
        </w:rPr>
        <w:t>##   LIMIT_BAL      SEX EDUCATION MARRIAGE      AGE      PAY_0      PAY_2</w:t>
      </w:r>
      <w:r w:rsidRPr="00656AFB">
        <w:rPr>
          <w:sz w:val="20"/>
        </w:rPr>
        <w:br/>
      </w:r>
      <w:r w:rsidRPr="00656AFB">
        <w:rPr>
          <w:rStyle w:val="VerbatimChar"/>
          <w:sz w:val="20"/>
        </w:rPr>
        <w:t>## 0  178922.0 1.614852  1.841186 1.556951 35.38741 -0.2105263 -0.3020648</w:t>
      </w:r>
      <w:r w:rsidRPr="00656AFB">
        <w:rPr>
          <w:sz w:val="20"/>
        </w:rPr>
        <w:br/>
      </w:r>
      <w:r w:rsidRPr="00656AFB">
        <w:rPr>
          <w:rStyle w:val="VerbatimChar"/>
          <w:sz w:val="20"/>
        </w:rPr>
        <w:t>## 1  128786.1 1.561017  1.892071 1.532379 35.69160  0.6815559  0.4703997</w:t>
      </w:r>
    </w:p>
    <w:p w14:paraId="0F6C0668" w14:textId="77777777" w:rsidR="00656AFB" w:rsidRDefault="00656AFB" w:rsidP="00656AFB">
      <w:pPr>
        <w:pStyle w:val="SourceCode"/>
        <w:rPr>
          <w:rStyle w:val="VerbatimChar"/>
          <w:sz w:val="20"/>
        </w:rPr>
      </w:pPr>
      <w:r w:rsidRPr="00656AFB">
        <w:rPr>
          <w:sz w:val="20"/>
        </w:rPr>
        <w:br/>
      </w:r>
      <w:r w:rsidRPr="00656AFB">
        <w:rPr>
          <w:rStyle w:val="VerbatimChar"/>
          <w:sz w:val="20"/>
        </w:rPr>
        <w:t>##        PAY_3      PAY_4      PAY_5      PAY_6 BILL_AMT1 BILL_AMT2 BILL_AMT3</w:t>
      </w:r>
      <w:r w:rsidRPr="00656AFB">
        <w:rPr>
          <w:sz w:val="20"/>
        </w:rPr>
        <w:br/>
      </w:r>
      <w:r w:rsidRPr="00656AFB">
        <w:rPr>
          <w:rStyle w:val="VerbatimChar"/>
          <w:sz w:val="20"/>
        </w:rPr>
        <w:t>## 0 -0.3196495 -0.3578825 -0.3912138 -0.4095337  51999.87  49599.26  47228.44</w:t>
      </w:r>
      <w:r w:rsidRPr="00656AFB">
        <w:rPr>
          <w:sz w:val="20"/>
        </w:rPr>
        <w:br/>
      </w:r>
      <w:r w:rsidRPr="00656AFB">
        <w:rPr>
          <w:rStyle w:val="VerbatimChar"/>
          <w:sz w:val="20"/>
        </w:rPr>
        <w:t>## 1  0.3665313  0.2635178  0.1724728  0.1160504  49067.60  47879.81  45802.48</w:t>
      </w:r>
    </w:p>
    <w:p w14:paraId="59D37121" w14:textId="77777777" w:rsidR="00656AFB" w:rsidRDefault="00656AFB" w:rsidP="00656AFB">
      <w:pPr>
        <w:pStyle w:val="SourceCode"/>
        <w:rPr>
          <w:rStyle w:val="VerbatimChar"/>
          <w:sz w:val="20"/>
        </w:rPr>
      </w:pPr>
      <w:r w:rsidRPr="00656AFB">
        <w:rPr>
          <w:sz w:val="20"/>
        </w:rPr>
        <w:br/>
      </w:r>
      <w:r w:rsidRPr="00656AFB">
        <w:rPr>
          <w:rStyle w:val="VerbatimChar"/>
          <w:sz w:val="20"/>
        </w:rPr>
        <w:t>##   BILL_AMT4 BILL_AMT5 BILL_AMT6 PAY_AMT1 PAY_AMT2 PAY_AMT3 PAY_AMT4 PAY_AMT5</w:t>
      </w:r>
      <w:r w:rsidRPr="00656AFB">
        <w:rPr>
          <w:sz w:val="20"/>
        </w:rPr>
        <w:br/>
      </w:r>
      <w:r w:rsidRPr="00656AFB">
        <w:rPr>
          <w:rStyle w:val="VerbatimChar"/>
          <w:sz w:val="20"/>
        </w:rPr>
        <w:t xml:space="preserve">## </w:t>
      </w:r>
      <w:proofErr w:type="gramStart"/>
      <w:r w:rsidRPr="00656AFB">
        <w:rPr>
          <w:rStyle w:val="VerbatimChar"/>
          <w:sz w:val="20"/>
        </w:rPr>
        <w:t>0  43381.92</w:t>
      </w:r>
      <w:proofErr w:type="gramEnd"/>
      <w:r w:rsidRPr="00656AFB">
        <w:rPr>
          <w:rStyle w:val="VerbatimChar"/>
          <w:sz w:val="20"/>
        </w:rPr>
        <w:t xml:space="preserve">  40361.24  39014.92 6196.894 6459.934 5633.731 5274.959 5307.233</w:t>
      </w:r>
      <w:r w:rsidRPr="00656AFB">
        <w:rPr>
          <w:sz w:val="20"/>
        </w:rPr>
        <w:br/>
      </w:r>
      <w:r w:rsidRPr="00656AFB">
        <w:rPr>
          <w:rStyle w:val="VerbatimChar"/>
          <w:sz w:val="20"/>
        </w:rPr>
        <w:t>## 1  42654.90  39870.90  38571.10 3342.226 3346.063 3435.748 2980.726 3142.485</w:t>
      </w:r>
    </w:p>
    <w:p w14:paraId="5FAC7EEA" w14:textId="73BDF7AC" w:rsidR="00656AFB" w:rsidRPr="00656AFB" w:rsidRDefault="00656AFB" w:rsidP="00656AFB">
      <w:pPr>
        <w:pStyle w:val="SourceCode"/>
        <w:rPr>
          <w:sz w:val="20"/>
        </w:rPr>
      </w:pPr>
      <w:r w:rsidRPr="00656AFB">
        <w:rPr>
          <w:sz w:val="20"/>
        </w:rPr>
        <w:br/>
      </w:r>
      <w:r w:rsidRPr="00656AFB">
        <w:rPr>
          <w:rStyle w:val="VerbatimChar"/>
          <w:sz w:val="20"/>
        </w:rPr>
        <w:t>##   PAY_AMT6</w:t>
      </w:r>
      <w:r w:rsidRPr="00656AFB">
        <w:rPr>
          <w:sz w:val="20"/>
        </w:rPr>
        <w:br/>
      </w:r>
      <w:r w:rsidRPr="00656AFB">
        <w:rPr>
          <w:rStyle w:val="VerbatimChar"/>
          <w:sz w:val="20"/>
        </w:rPr>
        <w:t>## 0 5712.659</w:t>
      </w:r>
      <w:r w:rsidRPr="00656AFB">
        <w:rPr>
          <w:sz w:val="20"/>
        </w:rPr>
        <w:br/>
      </w:r>
      <w:r w:rsidRPr="00656AFB">
        <w:rPr>
          <w:rStyle w:val="VerbatimChar"/>
          <w:sz w:val="20"/>
        </w:rPr>
        <w:t>## 1 3322.505</w:t>
      </w:r>
    </w:p>
    <w:p w14:paraId="175A0722" w14:textId="7C191B89" w:rsidR="00B010F6" w:rsidRDefault="00B010F6" w:rsidP="00C22913">
      <w:pPr>
        <w:spacing w:after="0" w:line="240" w:lineRule="auto"/>
        <w:rPr>
          <w:rFonts w:ascii="Times New Roman" w:eastAsia="Times New Roman" w:hAnsi="Times New Roman" w:cs="Times New Roman"/>
          <w:sz w:val="24"/>
          <w:szCs w:val="24"/>
        </w:rPr>
      </w:pPr>
    </w:p>
    <w:p w14:paraId="19900283" w14:textId="22982A06" w:rsidR="006F3FBC" w:rsidRPr="005B660F" w:rsidRDefault="006F3FBC" w:rsidP="006F3FBC">
      <w:pPr>
        <w:rPr>
          <w:rFonts w:ascii="Times New Roman" w:hAnsi="Times New Roman" w:cs="Times New Roman"/>
          <w:sz w:val="24"/>
          <w:szCs w:val="24"/>
        </w:rPr>
      </w:pPr>
      <w:r w:rsidRPr="005B660F">
        <w:rPr>
          <w:rFonts w:ascii="Times New Roman" w:hAnsi="Times New Roman" w:cs="Times New Roman"/>
          <w:sz w:val="24"/>
          <w:szCs w:val="24"/>
        </w:rPr>
        <w:t>The confusion matrix</w:t>
      </w:r>
      <w:r>
        <w:rPr>
          <w:rFonts w:ascii="Times New Roman" w:hAnsi="Times New Roman" w:cs="Times New Roman"/>
          <w:sz w:val="24"/>
          <w:szCs w:val="24"/>
        </w:rPr>
        <w:t xml:space="preserve"> QDA</w:t>
      </w:r>
      <w:r w:rsidRPr="005B660F">
        <w:rPr>
          <w:rFonts w:ascii="Times New Roman" w:hAnsi="Times New Roman" w:cs="Times New Roman"/>
          <w:sz w:val="24"/>
          <w:szCs w:val="24"/>
        </w:rPr>
        <w:t xml:space="preserve"> results in an accuracy of </w:t>
      </w:r>
      <w:r>
        <w:rPr>
          <w:rFonts w:ascii="Times New Roman" w:hAnsi="Times New Roman" w:cs="Times New Roman"/>
          <w:sz w:val="24"/>
          <w:szCs w:val="24"/>
        </w:rPr>
        <w:t>.5238</w:t>
      </w:r>
      <w:r w:rsidRPr="005B660F">
        <w:rPr>
          <w:rFonts w:ascii="Times New Roman" w:hAnsi="Times New Roman" w:cs="Times New Roman"/>
          <w:sz w:val="24"/>
          <w:szCs w:val="24"/>
        </w:rPr>
        <w:t xml:space="preserve"> and a specificity of </w:t>
      </w:r>
      <w:r>
        <w:rPr>
          <w:rFonts w:ascii="Times New Roman" w:hAnsi="Times New Roman" w:cs="Times New Roman"/>
          <w:sz w:val="24"/>
          <w:szCs w:val="24"/>
        </w:rPr>
        <w:t>.7951</w:t>
      </w:r>
      <w:r w:rsidRPr="005B660F">
        <w:rPr>
          <w:rFonts w:ascii="Times New Roman" w:hAnsi="Times New Roman" w:cs="Times New Roman"/>
          <w:sz w:val="24"/>
          <w:szCs w:val="24"/>
        </w:rPr>
        <w:t>.</w:t>
      </w:r>
    </w:p>
    <w:p w14:paraId="12133C18" w14:textId="77777777" w:rsidR="005C2AD5" w:rsidRDefault="005C2AD5" w:rsidP="00C22913">
      <w:pPr>
        <w:spacing w:after="0" w:line="240" w:lineRule="auto"/>
        <w:rPr>
          <w:rFonts w:ascii="Times New Roman" w:eastAsia="Times New Roman" w:hAnsi="Times New Roman" w:cs="Times New Roman"/>
          <w:sz w:val="24"/>
          <w:szCs w:val="24"/>
        </w:rPr>
      </w:pPr>
    </w:p>
    <w:p w14:paraId="6F66FFAF" w14:textId="45C3DBAB" w:rsidR="007F78BF" w:rsidRDefault="007F78BF" w:rsidP="007F78BF">
      <w:pPr>
        <w:pStyle w:val="Caption"/>
        <w:keepNext/>
      </w:pPr>
      <w:bookmarkStart w:id="222" w:name="_Toc26440295"/>
      <w:r>
        <w:t xml:space="preserve">Table </w:t>
      </w:r>
      <w:r w:rsidR="00514A04">
        <w:fldChar w:fldCharType="begin"/>
      </w:r>
      <w:r w:rsidR="00514A04">
        <w:instrText xml:space="preserve"> SEQ Table \* ARABIC </w:instrText>
      </w:r>
      <w:r w:rsidR="00514A04">
        <w:fldChar w:fldCharType="separate"/>
      </w:r>
      <w:r w:rsidR="00914851">
        <w:rPr>
          <w:noProof/>
        </w:rPr>
        <w:t>19</w:t>
      </w:r>
      <w:r w:rsidR="00514A04">
        <w:rPr>
          <w:noProof/>
        </w:rPr>
        <w:fldChar w:fldCharType="end"/>
      </w:r>
      <w:r>
        <w:t>: Confusion matrix for quadratic discriminant analysis</w:t>
      </w:r>
      <w:bookmarkEnd w:id="222"/>
    </w:p>
    <w:p w14:paraId="5A8F6971" w14:textId="77777777" w:rsidR="00656AFB" w:rsidRPr="00656AFB" w:rsidRDefault="00656AFB" w:rsidP="00656AFB">
      <w:pPr>
        <w:pStyle w:val="SourceCode"/>
        <w:rPr>
          <w:sz w:val="20"/>
        </w:rPr>
      </w:pPr>
      <w:r w:rsidRPr="00656AFB">
        <w:rPr>
          <w:rStyle w:val="VerbatimChar"/>
          <w:sz w:val="20"/>
        </w:rPr>
        <w:t>## Confusion Matrix and Statistics</w:t>
      </w:r>
      <w:r w:rsidRPr="00656AFB">
        <w:rPr>
          <w:sz w:val="20"/>
        </w:rPr>
        <w:br/>
      </w:r>
      <w:r w:rsidRPr="00656AFB">
        <w:rPr>
          <w:rStyle w:val="VerbatimChar"/>
          <w:sz w:val="20"/>
        </w:rPr>
        <w:t xml:space="preserve">## </w:t>
      </w:r>
      <w:r w:rsidRPr="00656AFB">
        <w:rPr>
          <w:sz w:val="20"/>
        </w:rPr>
        <w:br/>
      </w:r>
      <w:r w:rsidRPr="00656AFB">
        <w:rPr>
          <w:rStyle w:val="VerbatimChar"/>
          <w:sz w:val="20"/>
        </w:rPr>
        <w:t>##           Reference</w:t>
      </w:r>
      <w:r w:rsidRPr="00656AFB">
        <w:rPr>
          <w:sz w:val="20"/>
        </w:rPr>
        <w:br/>
      </w:r>
      <w:r w:rsidRPr="00656AFB">
        <w:rPr>
          <w:rStyle w:val="VerbatimChar"/>
          <w:sz w:val="20"/>
        </w:rPr>
        <w:t>## Prediction    0    1</w:t>
      </w:r>
      <w:r w:rsidRPr="00656AFB">
        <w:rPr>
          <w:sz w:val="20"/>
        </w:rPr>
        <w:br/>
      </w:r>
      <w:r w:rsidRPr="00656AFB">
        <w:rPr>
          <w:rStyle w:val="VerbatimChar"/>
          <w:sz w:val="20"/>
        </w:rPr>
        <w:t>##          0 3158  401</w:t>
      </w:r>
      <w:r w:rsidRPr="00656AFB">
        <w:rPr>
          <w:sz w:val="20"/>
        </w:rPr>
        <w:br/>
      </w:r>
      <w:r w:rsidRPr="00656AFB">
        <w:rPr>
          <w:rStyle w:val="VerbatimChar"/>
          <w:sz w:val="20"/>
        </w:rPr>
        <w:t>##          1 3885 1556</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Accuracy : 0.5238          </w:t>
      </w:r>
      <w:r w:rsidRPr="00656AFB">
        <w:rPr>
          <w:sz w:val="20"/>
        </w:rPr>
        <w:br/>
      </w:r>
      <w:r w:rsidRPr="00656AFB">
        <w:rPr>
          <w:rStyle w:val="VerbatimChar"/>
          <w:sz w:val="20"/>
        </w:rPr>
        <w:t>##                  95% CI : (0.5134, 0.5341)</w:t>
      </w:r>
      <w:r w:rsidRPr="00656AFB">
        <w:rPr>
          <w:sz w:val="20"/>
        </w:rPr>
        <w:br/>
      </w:r>
      <w:r w:rsidRPr="00656AFB">
        <w:rPr>
          <w:rStyle w:val="VerbatimChar"/>
          <w:sz w:val="20"/>
        </w:rPr>
        <w:t xml:space="preserve">##     No Information Rate : 0.7826          </w:t>
      </w:r>
      <w:r w:rsidRPr="00656AFB">
        <w:rPr>
          <w:sz w:val="20"/>
        </w:rPr>
        <w:br/>
      </w:r>
      <w:r w:rsidRPr="00656AFB">
        <w:rPr>
          <w:rStyle w:val="VerbatimChar"/>
          <w:sz w:val="20"/>
        </w:rPr>
        <w:t>##     P-Value [</w:t>
      </w:r>
      <w:proofErr w:type="spellStart"/>
      <w:r w:rsidRPr="00656AFB">
        <w:rPr>
          <w:rStyle w:val="VerbatimChar"/>
          <w:sz w:val="20"/>
        </w:rPr>
        <w:t>Acc</w:t>
      </w:r>
      <w:proofErr w:type="spellEnd"/>
      <w:r w:rsidRPr="00656AFB">
        <w:rPr>
          <w:rStyle w:val="VerbatimChar"/>
          <w:sz w:val="20"/>
        </w:rPr>
        <w:t xml:space="preserve"> &gt; NIR] : 1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Kappa : 0.1482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w:t>
      </w:r>
      <w:proofErr w:type="spellStart"/>
      <w:r w:rsidRPr="00656AFB">
        <w:rPr>
          <w:rStyle w:val="VerbatimChar"/>
          <w:sz w:val="20"/>
        </w:rPr>
        <w:t>Mcnemar's</w:t>
      </w:r>
      <w:proofErr w:type="spellEnd"/>
      <w:r w:rsidRPr="00656AFB">
        <w:rPr>
          <w:rStyle w:val="VerbatimChar"/>
          <w:sz w:val="20"/>
        </w:rPr>
        <w:t xml:space="preserve"> Test P-Value : &lt;2e-16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Sensitivity : 0.4484          </w:t>
      </w:r>
      <w:r w:rsidRPr="00656AFB">
        <w:rPr>
          <w:sz w:val="20"/>
        </w:rPr>
        <w:br/>
      </w:r>
      <w:r w:rsidRPr="00656AFB">
        <w:rPr>
          <w:rStyle w:val="VerbatimChar"/>
          <w:sz w:val="20"/>
        </w:rPr>
        <w:t xml:space="preserve">##             Specificity : 0.7951          </w:t>
      </w:r>
      <w:r w:rsidRPr="00656AFB">
        <w:rPr>
          <w:sz w:val="20"/>
        </w:rPr>
        <w:br/>
      </w:r>
      <w:r w:rsidRPr="00656AFB">
        <w:rPr>
          <w:rStyle w:val="VerbatimChar"/>
          <w:sz w:val="20"/>
        </w:rPr>
        <w:t xml:space="preserve">##          </w:t>
      </w:r>
      <w:proofErr w:type="spellStart"/>
      <w:r w:rsidRPr="00656AFB">
        <w:rPr>
          <w:rStyle w:val="VerbatimChar"/>
          <w:sz w:val="20"/>
        </w:rPr>
        <w:t>Pos</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0.8873          </w:t>
      </w:r>
      <w:r w:rsidRPr="00656AFB">
        <w:rPr>
          <w:sz w:val="20"/>
        </w:rPr>
        <w:br/>
      </w:r>
      <w:r w:rsidRPr="00656AFB">
        <w:rPr>
          <w:rStyle w:val="VerbatimChar"/>
          <w:sz w:val="20"/>
        </w:rPr>
        <w:t xml:space="preserve">##          </w:t>
      </w:r>
      <w:proofErr w:type="spellStart"/>
      <w:r w:rsidRPr="00656AFB">
        <w:rPr>
          <w:rStyle w:val="VerbatimChar"/>
          <w:sz w:val="20"/>
        </w:rPr>
        <w:t>Neg</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0.2860          </w:t>
      </w:r>
      <w:r w:rsidRPr="00656AFB">
        <w:rPr>
          <w:sz w:val="20"/>
        </w:rPr>
        <w:br/>
      </w:r>
      <w:r w:rsidRPr="00656AFB">
        <w:rPr>
          <w:rStyle w:val="VerbatimChar"/>
          <w:sz w:val="20"/>
        </w:rPr>
        <w:t xml:space="preserve">##              Prevalence : 0.7826          </w:t>
      </w:r>
      <w:r w:rsidRPr="00656AFB">
        <w:rPr>
          <w:sz w:val="20"/>
        </w:rPr>
        <w:br/>
      </w:r>
      <w:r w:rsidRPr="00656AFB">
        <w:rPr>
          <w:rStyle w:val="VerbatimChar"/>
          <w:sz w:val="20"/>
        </w:rPr>
        <w:t xml:space="preserve">##          Detection Rate : 0.3509          </w:t>
      </w:r>
      <w:r w:rsidRPr="00656AFB">
        <w:rPr>
          <w:sz w:val="20"/>
        </w:rPr>
        <w:br/>
      </w:r>
      <w:r w:rsidRPr="00656AFB">
        <w:rPr>
          <w:rStyle w:val="VerbatimChar"/>
          <w:sz w:val="20"/>
        </w:rPr>
        <w:t xml:space="preserve">##    Detection Prevalence : 0.3954          </w:t>
      </w:r>
      <w:r w:rsidRPr="00656AFB">
        <w:rPr>
          <w:sz w:val="20"/>
        </w:rPr>
        <w:br/>
      </w:r>
      <w:r w:rsidRPr="00656AFB">
        <w:rPr>
          <w:rStyle w:val="VerbatimChar"/>
          <w:sz w:val="20"/>
        </w:rPr>
        <w:t xml:space="preserve">##       Balanced Accuracy : 0.6217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'Positive' Class : 0               </w:t>
      </w:r>
      <w:r w:rsidRPr="00656AFB">
        <w:rPr>
          <w:sz w:val="20"/>
        </w:rPr>
        <w:br/>
      </w:r>
      <w:r w:rsidRPr="00656AFB">
        <w:rPr>
          <w:rStyle w:val="VerbatimChar"/>
          <w:sz w:val="20"/>
        </w:rPr>
        <w:t xml:space="preserve">## </w:t>
      </w:r>
    </w:p>
    <w:p w14:paraId="67C7540D" w14:textId="6B099B98" w:rsidR="006F3FBC" w:rsidRDefault="006F3FBC" w:rsidP="00C22913">
      <w:pPr>
        <w:spacing w:after="0" w:line="240" w:lineRule="auto"/>
        <w:rPr>
          <w:rFonts w:ascii="Times New Roman" w:eastAsia="Times New Roman" w:hAnsi="Times New Roman" w:cs="Times New Roman"/>
          <w:sz w:val="24"/>
          <w:szCs w:val="24"/>
        </w:rPr>
      </w:pPr>
    </w:p>
    <w:p w14:paraId="26465DB9" w14:textId="77A6957A" w:rsidR="004471EF" w:rsidRPr="005B660F" w:rsidRDefault="004471EF" w:rsidP="004471EF">
      <w:pPr>
        <w:rPr>
          <w:rFonts w:ascii="Times New Roman" w:hAnsi="Times New Roman" w:cs="Times New Roman"/>
          <w:sz w:val="24"/>
          <w:szCs w:val="24"/>
        </w:rPr>
      </w:pPr>
      <w:r w:rsidRPr="005B660F">
        <w:rPr>
          <w:rFonts w:ascii="Times New Roman" w:hAnsi="Times New Roman" w:cs="Times New Roman"/>
          <w:sz w:val="24"/>
          <w:szCs w:val="24"/>
        </w:rPr>
        <w:t>The ROC plot</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r>
        <w:rPr>
          <w:rFonts w:ascii="Times New Roman" w:hAnsi="Times New Roman" w:cs="Times New Roman"/>
          <w:sz w:val="24"/>
          <w:szCs w:val="24"/>
        </w:rPr>
        <w:t>QDA</w:t>
      </w:r>
      <w:r w:rsidRPr="005B660F">
        <w:rPr>
          <w:rFonts w:ascii="Times New Roman" w:hAnsi="Times New Roman" w:cs="Times New Roman"/>
          <w:sz w:val="24"/>
          <w:szCs w:val="24"/>
        </w:rPr>
        <w:t xml:space="preserve"> results in an AUC</w:t>
      </w:r>
      <w:r w:rsidR="006F3FBC">
        <w:rPr>
          <w:rFonts w:ascii="Times New Roman" w:hAnsi="Times New Roman" w:cs="Times New Roman"/>
          <w:sz w:val="24"/>
          <w:szCs w:val="24"/>
        </w:rPr>
        <w:t xml:space="preserve"> of</w:t>
      </w:r>
      <w:r w:rsidRPr="005B660F">
        <w:rPr>
          <w:rFonts w:ascii="Times New Roman" w:hAnsi="Times New Roman" w:cs="Times New Roman"/>
          <w:sz w:val="24"/>
          <w:szCs w:val="24"/>
        </w:rPr>
        <w:t xml:space="preserve"> </w:t>
      </w:r>
      <w:ins w:id="223" w:author="Roxanne Salinas" w:date="2019-12-05T17:40:00Z">
        <w:r w:rsidR="000558FC">
          <w:rPr>
            <w:rFonts w:ascii="Times New Roman" w:hAnsi="Times New Roman" w:cs="Times New Roman"/>
            <w:sz w:val="24"/>
            <w:szCs w:val="24"/>
          </w:rPr>
          <w:t>0</w:t>
        </w:r>
      </w:ins>
      <w:r w:rsidR="006F3FBC">
        <w:rPr>
          <w:rFonts w:ascii="Times New Roman" w:hAnsi="Times New Roman" w:cs="Times New Roman"/>
          <w:sz w:val="24"/>
          <w:szCs w:val="24"/>
        </w:rPr>
        <w:t>.71</w:t>
      </w:r>
      <w:r w:rsidRPr="005B660F">
        <w:rPr>
          <w:rFonts w:ascii="Times New Roman" w:hAnsi="Times New Roman" w:cs="Times New Roman"/>
          <w:sz w:val="24"/>
          <w:szCs w:val="24"/>
        </w:rPr>
        <w:t xml:space="preserve"> denoting the model as a </w:t>
      </w:r>
      <w:r w:rsidR="006F3FBC">
        <w:rPr>
          <w:rFonts w:ascii="Times New Roman" w:hAnsi="Times New Roman" w:cs="Times New Roman"/>
          <w:sz w:val="24"/>
          <w:szCs w:val="24"/>
        </w:rPr>
        <w:t>good</w:t>
      </w:r>
      <w:r w:rsidRPr="005B660F">
        <w:rPr>
          <w:rFonts w:ascii="Times New Roman" w:hAnsi="Times New Roman" w:cs="Times New Roman"/>
          <w:sz w:val="24"/>
          <w:szCs w:val="24"/>
        </w:rPr>
        <w:t xml:space="preserve"> classifier.</w:t>
      </w:r>
    </w:p>
    <w:p w14:paraId="71C77A27" w14:textId="77777777" w:rsidR="007F78BF" w:rsidRDefault="00523A75" w:rsidP="007F78BF">
      <w:pPr>
        <w:keepNext/>
        <w:spacing w:after="0" w:line="240" w:lineRule="auto"/>
        <w:jc w:val="center"/>
      </w:pPr>
      <w:r>
        <w:rPr>
          <w:rFonts w:ascii="Times New Roman" w:eastAsia="Times New Roman" w:hAnsi="Times New Roman" w:cs="Times New Roman"/>
          <w:noProof/>
          <w:sz w:val="24"/>
          <w:szCs w:val="24"/>
        </w:rPr>
        <w:drawing>
          <wp:inline distT="0" distB="0" distL="0" distR="0" wp14:anchorId="3C5793F0" wp14:editId="2D2381F2">
            <wp:extent cx="4867275" cy="3238229"/>
            <wp:effectExtent l="0" t="0" r="0" b="63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PNG"/>
                    <pic:cNvPicPr/>
                  </pic:nvPicPr>
                  <pic:blipFill>
                    <a:blip r:embed="rId28">
                      <a:extLst>
                        <a:ext uri="{28A0092B-C50C-407E-A947-70E740481C1C}">
                          <a14:useLocalDpi xmlns:a14="http://schemas.microsoft.com/office/drawing/2010/main" val="0"/>
                        </a:ext>
                      </a:extLst>
                    </a:blip>
                    <a:stretch>
                      <a:fillRect/>
                    </a:stretch>
                  </pic:blipFill>
                  <pic:spPr>
                    <a:xfrm>
                      <a:off x="0" y="0"/>
                      <a:ext cx="4927830" cy="3278517"/>
                    </a:xfrm>
                    <a:prstGeom prst="rect">
                      <a:avLst/>
                    </a:prstGeom>
                  </pic:spPr>
                </pic:pic>
              </a:graphicData>
            </a:graphic>
          </wp:inline>
        </w:drawing>
      </w:r>
    </w:p>
    <w:p w14:paraId="6AB3A42A" w14:textId="03AE7848" w:rsidR="00523A75" w:rsidRDefault="007F78BF" w:rsidP="007F78BF">
      <w:pPr>
        <w:pStyle w:val="Caption"/>
        <w:jc w:val="center"/>
        <w:rPr>
          <w:rFonts w:ascii="Times New Roman" w:eastAsia="Times New Roman" w:hAnsi="Times New Roman" w:cs="Times New Roman"/>
          <w:sz w:val="24"/>
          <w:szCs w:val="24"/>
        </w:rPr>
      </w:pPr>
      <w:bookmarkStart w:id="224" w:name="_Toc26440330"/>
      <w:r>
        <w:t xml:space="preserve">Figure </w:t>
      </w:r>
      <w:r w:rsidR="00514A04">
        <w:fldChar w:fldCharType="begin"/>
      </w:r>
      <w:r w:rsidR="00514A04">
        <w:instrText xml:space="preserve"> SEQ Figure \* ARABIC </w:instrText>
      </w:r>
      <w:r w:rsidR="00514A04">
        <w:fldChar w:fldCharType="separate"/>
      </w:r>
      <w:r w:rsidR="005A3965">
        <w:rPr>
          <w:noProof/>
        </w:rPr>
        <w:t>14</w:t>
      </w:r>
      <w:r w:rsidR="00514A04">
        <w:rPr>
          <w:noProof/>
        </w:rPr>
        <w:fldChar w:fldCharType="end"/>
      </w:r>
      <w:r>
        <w:t>: ROC curve for quadratic discriminant analysis</w:t>
      </w:r>
      <w:bookmarkEnd w:id="224"/>
    </w:p>
    <w:p w14:paraId="00253C80" w14:textId="05C3AB79" w:rsidR="0087699A" w:rsidRDefault="0087699A" w:rsidP="0087699A">
      <w:pPr>
        <w:pStyle w:val="Heading2"/>
        <w:rPr>
          <w:rFonts w:eastAsia="Times New Roman"/>
        </w:rPr>
      </w:pPr>
      <w:bookmarkStart w:id="225" w:name="_Toc26440351"/>
      <w:r>
        <w:rPr>
          <w:rFonts w:eastAsia="Times New Roman"/>
        </w:rPr>
        <w:t>3.5 Naïve Bayes</w:t>
      </w:r>
      <w:bookmarkEnd w:id="225"/>
      <w:r>
        <w:rPr>
          <w:rFonts w:eastAsia="Times New Roman"/>
        </w:rPr>
        <w:t xml:space="preserve"> </w:t>
      </w:r>
    </w:p>
    <w:p w14:paraId="3E95E97E" w14:textId="34923910" w:rsidR="00523A75" w:rsidRPr="008D6623" w:rsidRDefault="00B010F6" w:rsidP="00523A75">
      <w:pPr>
        <w:rPr>
          <w:rFonts w:ascii="Times New Roman" w:hAnsi="Times New Roman" w:cs="Times New Roman"/>
          <w:sz w:val="24"/>
          <w:szCs w:val="24"/>
        </w:rPr>
      </w:pPr>
      <w:r w:rsidRPr="008D6623">
        <w:rPr>
          <w:rFonts w:ascii="Times New Roman" w:hAnsi="Times New Roman" w:cs="Times New Roman"/>
          <w:sz w:val="24"/>
          <w:szCs w:val="24"/>
        </w:rPr>
        <w:t>The Naïve Bayes method is a simple supervised learning algorithm based on applying Bayes’ theorem. The method is best suited when the dimensions of inputs is high.</w:t>
      </w:r>
      <w:r w:rsidR="008D6623" w:rsidRPr="008D6623">
        <w:rPr>
          <w:rFonts w:ascii="Times New Roman" w:hAnsi="Times New Roman" w:cs="Times New Roman"/>
          <w:sz w:val="24"/>
          <w:szCs w:val="24"/>
        </w:rPr>
        <w:t xml:space="preserve"> In the case of </w:t>
      </w:r>
      <w:ins w:id="226" w:author="Roxanne Salinas" w:date="2019-12-05T17:41:00Z">
        <w:r w:rsidR="000558FC">
          <w:rPr>
            <w:rFonts w:ascii="Times New Roman" w:hAnsi="Times New Roman" w:cs="Times New Roman"/>
            <w:sz w:val="24"/>
            <w:szCs w:val="24"/>
          </w:rPr>
          <w:t>N</w:t>
        </w:r>
      </w:ins>
      <w:del w:id="227" w:author="Roxanne Salinas" w:date="2019-12-05T17:41:00Z">
        <w:r w:rsidR="008D6623" w:rsidRPr="008D6623" w:rsidDel="000558FC">
          <w:rPr>
            <w:rFonts w:ascii="Times New Roman" w:hAnsi="Times New Roman" w:cs="Times New Roman"/>
            <w:sz w:val="24"/>
            <w:szCs w:val="24"/>
          </w:rPr>
          <w:delText>n</w:delText>
        </w:r>
      </w:del>
      <w:r w:rsidR="008D6623" w:rsidRPr="008D6623">
        <w:rPr>
          <w:rFonts w:ascii="Times New Roman" w:hAnsi="Times New Roman" w:cs="Times New Roman"/>
          <w:sz w:val="24"/>
          <w:szCs w:val="24"/>
        </w:rPr>
        <w:t xml:space="preserve">aïve </w:t>
      </w:r>
      <w:ins w:id="228" w:author="Roxanne Salinas" w:date="2019-12-05T17:41:00Z">
        <w:r w:rsidR="000558FC">
          <w:rPr>
            <w:rFonts w:ascii="Times New Roman" w:hAnsi="Times New Roman" w:cs="Times New Roman"/>
            <w:sz w:val="24"/>
            <w:szCs w:val="24"/>
          </w:rPr>
          <w:t>B</w:t>
        </w:r>
      </w:ins>
      <w:del w:id="229" w:author="Roxanne Salinas" w:date="2019-12-05T17:41:00Z">
        <w:r w:rsidR="008D6623" w:rsidRPr="008D6623" w:rsidDel="000558FC">
          <w:rPr>
            <w:rFonts w:ascii="Times New Roman" w:hAnsi="Times New Roman" w:cs="Times New Roman"/>
            <w:sz w:val="24"/>
            <w:szCs w:val="24"/>
          </w:rPr>
          <w:delText>b</w:delText>
        </w:r>
      </w:del>
      <w:r w:rsidR="008D6623" w:rsidRPr="008D6623">
        <w:rPr>
          <w:rFonts w:ascii="Times New Roman" w:hAnsi="Times New Roman" w:cs="Times New Roman"/>
          <w:sz w:val="24"/>
          <w:szCs w:val="24"/>
        </w:rPr>
        <w:t>ayes, we assume the covariance matrices to take the following form:</w:t>
      </w:r>
    </w:p>
    <w:p w14:paraId="6956D33F" w14:textId="67C08274" w:rsidR="008D6623" w:rsidRPr="00761D68" w:rsidRDefault="00514A04" w:rsidP="008D6623">
      <w:pPr>
        <w:spacing w:after="0" w:line="240" w:lineRule="auto"/>
        <w:rPr>
          <w:rFonts w:ascii="Times New Roman" w:eastAsiaTheme="minorEastAsia" w:hAnsi="Times New Roman" w:cs="Times New Roman"/>
          <w:b/>
          <w:sz w:val="24"/>
          <w:szCs w:val="24"/>
        </w:rPr>
      </w:pPr>
      <m:oMathPara>
        <m:oMath>
          <m:sSub>
            <m:sSubPr>
              <m:ctrlPr>
                <w:rPr>
                  <w:rFonts w:ascii="Cambria Math" w:hAnsi="Cambria Math" w:cs="Times New Roman"/>
                  <w:i/>
                  <w:sz w:val="24"/>
                  <w:szCs w:val="24"/>
                </w:rPr>
              </m:ctrlPr>
            </m:sSubPr>
            <m:e>
              <m:r>
                <m:rPr>
                  <m:sty m:val="b"/>
                </m:rPr>
                <w:rPr>
                  <w:rFonts w:ascii="Cambria Math" w:eastAsiaTheme="minorEastAsia"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r>
            <m:rPr>
              <m:sty m:val="b"/>
            </m:rPr>
            <w:rPr>
              <w:rFonts w:ascii="Cambria Math" w:eastAsiaTheme="minorEastAsia" w:hAnsi="Cambria Math" w:cs="Times New Roman"/>
              <w:sz w:val="24"/>
              <w:szCs w:val="24"/>
            </w:rPr>
            <m:t>Σ</m:t>
          </m:r>
          <m:r>
            <w:rPr>
              <w:rFonts w:ascii="Cambria Math" w:hAnsi="Cambria Math" w:cs="Times New Roman"/>
              <w:sz w:val="24"/>
              <w:szCs w:val="24"/>
            </w:rPr>
            <m:t xml:space="preserve"> and </m:t>
          </m:r>
          <m:sSub>
            <m:sSubPr>
              <m:ctrlPr>
                <w:rPr>
                  <w:rFonts w:ascii="Cambria Math" w:hAnsi="Cambria Math" w:cs="Times New Roman"/>
                  <w:i/>
                  <w:sz w:val="24"/>
                  <w:szCs w:val="24"/>
                </w:rPr>
              </m:ctrlPr>
            </m:sSubPr>
            <m:e>
              <m:r>
                <m:rPr>
                  <m:sty m:val="b"/>
                </m:rPr>
                <w:rPr>
                  <w:rFonts w:ascii="Cambria Math" w:eastAsiaTheme="minorEastAsia" w:hAnsi="Cambria Math" w:cs="Times New Roman"/>
                  <w:sz w:val="24"/>
                  <w:szCs w:val="24"/>
                </w:rPr>
                <m:t>Σ</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r>
            <m:rPr>
              <m:sty m:val="b"/>
            </m:rPr>
            <w:rPr>
              <w:rFonts w:ascii="Cambria Math" w:eastAsiaTheme="minorEastAsia" w:hAnsi="Cambria Math" w:cs="Times New Roman"/>
              <w:sz w:val="24"/>
              <w:szCs w:val="24"/>
            </w:rPr>
            <m:t>Σ</m:t>
          </m:r>
        </m:oMath>
      </m:oMathPara>
    </w:p>
    <w:p w14:paraId="1DD15852" w14:textId="5F18FCB7" w:rsidR="008D6623" w:rsidRPr="008D6623" w:rsidRDefault="008D6623" w:rsidP="00523A75">
      <w:pPr>
        <w:rPr>
          <w:rFonts w:ascii="Times New Roman" w:hAnsi="Times New Roman" w:cs="Times New Roman"/>
          <w:sz w:val="24"/>
          <w:szCs w:val="24"/>
        </w:rPr>
      </w:pPr>
    </w:p>
    <w:p w14:paraId="5CA3DED5" w14:textId="4FF425B2" w:rsidR="008D6623" w:rsidRPr="008D6623" w:rsidDel="000558FC" w:rsidRDefault="008D6623" w:rsidP="00523A75">
      <w:pPr>
        <w:rPr>
          <w:del w:id="230" w:author="Roxanne Salinas" w:date="2019-12-05T17:42:00Z"/>
          <w:rFonts w:ascii="Times New Roman" w:hAnsi="Times New Roman" w:cs="Times New Roman"/>
          <w:sz w:val="24"/>
          <w:szCs w:val="24"/>
        </w:rPr>
      </w:pPr>
      <w:r w:rsidRPr="008D6623">
        <w:rPr>
          <w:rFonts w:ascii="Times New Roman" w:hAnsi="Times New Roman" w:cs="Times New Roman"/>
          <w:sz w:val="24"/>
          <w:szCs w:val="24"/>
        </w:rPr>
        <w:t xml:space="preserve">Where the two populations covariance share the same covariance structure after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 xml:space="preserve"> and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8D6623">
        <w:rPr>
          <w:rFonts w:ascii="Times New Roman" w:eastAsiaTheme="minorEastAsia" w:hAnsi="Times New Roman" w:cs="Times New Roman"/>
          <w:sz w:val="24"/>
          <w:szCs w:val="24"/>
        </w:rPr>
        <w:t xml:space="preserve">are factored out from their respective covariance. </w:t>
      </w:r>
      <w:r w:rsidRPr="008D6623">
        <w:rPr>
          <w:rFonts w:ascii="Times New Roman" w:hAnsi="Times New Roman" w:cs="Times New Roman"/>
          <w:sz w:val="24"/>
          <w:szCs w:val="24"/>
        </w:rPr>
        <w:t xml:space="preserve">  Naïve </w:t>
      </w:r>
      <w:ins w:id="231" w:author="Roxanne Salinas" w:date="2019-12-05T17:41:00Z">
        <w:r w:rsidR="000558FC">
          <w:rPr>
            <w:rFonts w:ascii="Times New Roman" w:hAnsi="Times New Roman" w:cs="Times New Roman"/>
            <w:sz w:val="24"/>
            <w:szCs w:val="24"/>
          </w:rPr>
          <w:t>B</w:t>
        </w:r>
      </w:ins>
      <w:del w:id="232" w:author="Roxanne Salinas" w:date="2019-12-05T17:41:00Z">
        <w:r w:rsidRPr="008D6623" w:rsidDel="000558FC">
          <w:rPr>
            <w:rFonts w:ascii="Times New Roman" w:hAnsi="Times New Roman" w:cs="Times New Roman"/>
            <w:sz w:val="24"/>
            <w:szCs w:val="24"/>
          </w:rPr>
          <w:delText>b</w:delText>
        </w:r>
      </w:del>
      <w:r w:rsidRPr="008D6623">
        <w:rPr>
          <w:rFonts w:ascii="Times New Roman" w:hAnsi="Times New Roman" w:cs="Times New Roman"/>
          <w:sz w:val="24"/>
          <w:szCs w:val="24"/>
        </w:rPr>
        <w:t>ayes score function is quadratic on the x’s.</w:t>
      </w:r>
      <w:ins w:id="233" w:author="Roxanne Salinas" w:date="2019-12-05T17:42:00Z">
        <w:r w:rsidR="000558FC">
          <w:rPr>
            <w:rFonts w:ascii="Times New Roman" w:hAnsi="Times New Roman" w:cs="Times New Roman"/>
            <w:sz w:val="24"/>
            <w:szCs w:val="24"/>
          </w:rPr>
          <w:t xml:space="preserve">  </w:t>
        </w:r>
      </w:ins>
    </w:p>
    <w:p w14:paraId="2833C6DA" w14:textId="78FFCEE9" w:rsidR="004471EF" w:rsidRPr="005B660F" w:rsidRDefault="004471EF" w:rsidP="004471EF">
      <w:pPr>
        <w:rPr>
          <w:rFonts w:ascii="Times New Roman" w:hAnsi="Times New Roman" w:cs="Times New Roman"/>
          <w:sz w:val="24"/>
          <w:szCs w:val="24"/>
        </w:rPr>
      </w:pPr>
      <w:r w:rsidRPr="005B660F">
        <w:rPr>
          <w:rFonts w:ascii="Times New Roman" w:hAnsi="Times New Roman" w:cs="Times New Roman"/>
          <w:sz w:val="24"/>
          <w:szCs w:val="24"/>
        </w:rPr>
        <w:t>The confusion matrix</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ins w:id="234" w:author="Roxanne Salinas" w:date="2019-12-05T17:42:00Z">
        <w:r w:rsidR="000558FC">
          <w:rPr>
            <w:rFonts w:ascii="Times New Roman" w:hAnsi="Times New Roman" w:cs="Times New Roman"/>
            <w:sz w:val="24"/>
            <w:szCs w:val="24"/>
          </w:rPr>
          <w:t>N</w:t>
        </w:r>
      </w:ins>
      <w:del w:id="235" w:author="Roxanne Salinas" w:date="2019-12-05T17:42:00Z">
        <w:r w:rsidDel="000558FC">
          <w:rPr>
            <w:rFonts w:ascii="Times New Roman" w:hAnsi="Times New Roman" w:cs="Times New Roman"/>
            <w:sz w:val="24"/>
            <w:szCs w:val="24"/>
          </w:rPr>
          <w:delText>n</w:delText>
        </w:r>
      </w:del>
      <w:r>
        <w:rPr>
          <w:rFonts w:ascii="Times New Roman" w:hAnsi="Times New Roman" w:cs="Times New Roman"/>
          <w:sz w:val="24"/>
          <w:szCs w:val="24"/>
        </w:rPr>
        <w:t xml:space="preserve">aïve </w:t>
      </w:r>
      <w:ins w:id="236" w:author="Roxanne Salinas" w:date="2019-12-05T17:42:00Z">
        <w:r w:rsidR="000558FC">
          <w:rPr>
            <w:rFonts w:ascii="Times New Roman" w:hAnsi="Times New Roman" w:cs="Times New Roman"/>
            <w:sz w:val="24"/>
            <w:szCs w:val="24"/>
          </w:rPr>
          <w:t>B</w:t>
        </w:r>
      </w:ins>
      <w:del w:id="237" w:author="Roxanne Salinas" w:date="2019-12-05T17:42:00Z">
        <w:r w:rsidDel="000558FC">
          <w:rPr>
            <w:rFonts w:ascii="Times New Roman" w:hAnsi="Times New Roman" w:cs="Times New Roman"/>
            <w:sz w:val="24"/>
            <w:szCs w:val="24"/>
          </w:rPr>
          <w:delText>b</w:delText>
        </w:r>
      </w:del>
      <w:r>
        <w:rPr>
          <w:rFonts w:ascii="Times New Roman" w:hAnsi="Times New Roman" w:cs="Times New Roman"/>
          <w:sz w:val="24"/>
          <w:szCs w:val="24"/>
        </w:rPr>
        <w:t>ayes</w:t>
      </w:r>
      <w:r w:rsidRPr="005B660F">
        <w:rPr>
          <w:rFonts w:ascii="Times New Roman" w:hAnsi="Times New Roman" w:cs="Times New Roman"/>
          <w:sz w:val="24"/>
          <w:szCs w:val="24"/>
        </w:rPr>
        <w:t xml:space="preserve"> results in an accuracy of </w:t>
      </w:r>
      <w:r>
        <w:rPr>
          <w:rFonts w:ascii="Times New Roman" w:hAnsi="Times New Roman" w:cs="Times New Roman"/>
          <w:sz w:val="24"/>
          <w:szCs w:val="24"/>
        </w:rPr>
        <w:t>.7508</w:t>
      </w:r>
      <w:r w:rsidRPr="005B660F">
        <w:rPr>
          <w:rFonts w:ascii="Times New Roman" w:hAnsi="Times New Roman" w:cs="Times New Roman"/>
          <w:sz w:val="24"/>
          <w:szCs w:val="24"/>
        </w:rPr>
        <w:t xml:space="preserve"> and a specificity of </w:t>
      </w:r>
      <w:r>
        <w:rPr>
          <w:rFonts w:ascii="Times New Roman" w:hAnsi="Times New Roman" w:cs="Times New Roman"/>
          <w:sz w:val="24"/>
          <w:szCs w:val="24"/>
        </w:rPr>
        <w:t>.5989</w:t>
      </w:r>
      <w:r w:rsidRPr="005B660F">
        <w:rPr>
          <w:rFonts w:ascii="Times New Roman" w:hAnsi="Times New Roman" w:cs="Times New Roman"/>
          <w:sz w:val="24"/>
          <w:szCs w:val="24"/>
        </w:rPr>
        <w:t>.</w:t>
      </w:r>
    </w:p>
    <w:p w14:paraId="1575B56F" w14:textId="08B1AE6B" w:rsidR="008D6623" w:rsidRDefault="008D6623" w:rsidP="008D6623">
      <w:pPr>
        <w:pStyle w:val="Caption"/>
        <w:keepNext/>
      </w:pPr>
      <w:bookmarkStart w:id="238" w:name="_Toc26440296"/>
      <w:r>
        <w:t xml:space="preserve">Table </w:t>
      </w:r>
      <w:r w:rsidR="00514A04">
        <w:fldChar w:fldCharType="begin"/>
      </w:r>
      <w:r w:rsidR="00514A04">
        <w:instrText xml:space="preserve"> SEQ Table \* ARABIC </w:instrText>
      </w:r>
      <w:r w:rsidR="00514A04">
        <w:fldChar w:fldCharType="separate"/>
      </w:r>
      <w:r w:rsidR="00914851">
        <w:rPr>
          <w:noProof/>
        </w:rPr>
        <w:t>20</w:t>
      </w:r>
      <w:r w:rsidR="00514A04">
        <w:rPr>
          <w:noProof/>
        </w:rPr>
        <w:fldChar w:fldCharType="end"/>
      </w:r>
      <w:r>
        <w:t xml:space="preserve">: Confusion matrix of naive </w:t>
      </w:r>
      <w:ins w:id="239" w:author="Roxanne Salinas" w:date="2019-12-05T17:42:00Z">
        <w:r w:rsidR="000558FC">
          <w:t>B</w:t>
        </w:r>
      </w:ins>
      <w:del w:id="240" w:author="Roxanne Salinas" w:date="2019-12-05T17:42:00Z">
        <w:r w:rsidDel="000558FC">
          <w:delText>b</w:delText>
        </w:r>
      </w:del>
      <w:r>
        <w:t>ayes analysis</w:t>
      </w:r>
      <w:bookmarkEnd w:id="238"/>
    </w:p>
    <w:p w14:paraId="54B006FD" w14:textId="031A4A2A" w:rsidR="00523A75" w:rsidRPr="00E75CCF" w:rsidRDefault="00656AFB" w:rsidP="00E75CCF">
      <w:pPr>
        <w:pStyle w:val="SourceCode"/>
        <w:rPr>
          <w:sz w:val="20"/>
        </w:rPr>
      </w:pPr>
      <w:r w:rsidRPr="00656AFB">
        <w:rPr>
          <w:rStyle w:val="VerbatimChar"/>
          <w:sz w:val="20"/>
        </w:rPr>
        <w:t>## Confusion Matrix and Statistics</w:t>
      </w:r>
      <w:r w:rsidRPr="00656AFB">
        <w:rPr>
          <w:sz w:val="20"/>
        </w:rPr>
        <w:br/>
      </w:r>
      <w:r w:rsidRPr="00656AFB">
        <w:rPr>
          <w:rStyle w:val="VerbatimChar"/>
          <w:sz w:val="20"/>
        </w:rPr>
        <w:t xml:space="preserve">## </w:t>
      </w:r>
      <w:r w:rsidRPr="00656AFB">
        <w:rPr>
          <w:sz w:val="20"/>
        </w:rPr>
        <w:br/>
      </w:r>
      <w:r w:rsidRPr="00656AFB">
        <w:rPr>
          <w:rStyle w:val="VerbatimChar"/>
          <w:sz w:val="20"/>
        </w:rPr>
        <w:t>##           Reference</w:t>
      </w:r>
      <w:r w:rsidRPr="00656AFB">
        <w:rPr>
          <w:sz w:val="20"/>
        </w:rPr>
        <w:br/>
      </w:r>
      <w:r w:rsidRPr="00656AFB">
        <w:rPr>
          <w:rStyle w:val="VerbatimChar"/>
          <w:sz w:val="20"/>
        </w:rPr>
        <w:t>## Prediction    0    1</w:t>
      </w:r>
      <w:r w:rsidRPr="00656AFB">
        <w:rPr>
          <w:sz w:val="20"/>
        </w:rPr>
        <w:br/>
      </w:r>
      <w:r w:rsidRPr="00656AFB">
        <w:rPr>
          <w:rStyle w:val="VerbatimChar"/>
          <w:sz w:val="20"/>
        </w:rPr>
        <w:t>##          0 5585  785</w:t>
      </w:r>
      <w:r w:rsidRPr="00656AFB">
        <w:rPr>
          <w:sz w:val="20"/>
        </w:rPr>
        <w:br/>
      </w:r>
      <w:r w:rsidRPr="00656AFB">
        <w:rPr>
          <w:rStyle w:val="VerbatimChar"/>
          <w:sz w:val="20"/>
        </w:rPr>
        <w:t>##          1 1458 1172</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Accuracy : 0.7508          </w:t>
      </w:r>
      <w:r w:rsidRPr="00656AFB">
        <w:rPr>
          <w:sz w:val="20"/>
        </w:rPr>
        <w:br/>
      </w:r>
      <w:r w:rsidRPr="00656AFB">
        <w:rPr>
          <w:rStyle w:val="VerbatimChar"/>
          <w:sz w:val="20"/>
        </w:rPr>
        <w:t>##                  95% CI : (0.7417, 0.7597)</w:t>
      </w:r>
      <w:r w:rsidRPr="00656AFB">
        <w:rPr>
          <w:sz w:val="20"/>
        </w:rPr>
        <w:br/>
      </w:r>
      <w:r w:rsidRPr="00656AFB">
        <w:rPr>
          <w:rStyle w:val="VerbatimChar"/>
          <w:sz w:val="20"/>
        </w:rPr>
        <w:t xml:space="preserve">##     No Information Rate : 0.7826          </w:t>
      </w:r>
      <w:r w:rsidRPr="00656AFB">
        <w:rPr>
          <w:sz w:val="20"/>
        </w:rPr>
        <w:br/>
      </w:r>
      <w:r w:rsidRPr="00656AFB">
        <w:rPr>
          <w:rStyle w:val="VerbatimChar"/>
          <w:sz w:val="20"/>
        </w:rPr>
        <w:t>##     P-Value [</w:t>
      </w:r>
      <w:proofErr w:type="spellStart"/>
      <w:r w:rsidRPr="00656AFB">
        <w:rPr>
          <w:rStyle w:val="VerbatimChar"/>
          <w:sz w:val="20"/>
        </w:rPr>
        <w:t>Acc</w:t>
      </w:r>
      <w:proofErr w:type="spellEnd"/>
      <w:r w:rsidRPr="00656AFB">
        <w:rPr>
          <w:rStyle w:val="VerbatimChar"/>
          <w:sz w:val="20"/>
        </w:rPr>
        <w:t xml:space="preserve"> &gt; NIR] : 1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Kappa : 0.3486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w:t>
      </w:r>
      <w:proofErr w:type="spellStart"/>
      <w:r w:rsidRPr="00656AFB">
        <w:rPr>
          <w:rStyle w:val="VerbatimChar"/>
          <w:sz w:val="20"/>
        </w:rPr>
        <w:t>Mcnemar's</w:t>
      </w:r>
      <w:proofErr w:type="spellEnd"/>
      <w:r w:rsidRPr="00656AFB">
        <w:rPr>
          <w:rStyle w:val="VerbatimChar"/>
          <w:sz w:val="20"/>
        </w:rPr>
        <w:t xml:space="preserve"> Test P-Value : &lt;2e-16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Sensitivity : 0.7930          </w:t>
      </w:r>
      <w:r w:rsidRPr="00656AFB">
        <w:rPr>
          <w:sz w:val="20"/>
        </w:rPr>
        <w:br/>
      </w:r>
      <w:r w:rsidRPr="00656AFB">
        <w:rPr>
          <w:rStyle w:val="VerbatimChar"/>
          <w:sz w:val="20"/>
        </w:rPr>
        <w:t xml:space="preserve">##             Specificity : 0.5989          </w:t>
      </w:r>
      <w:r w:rsidRPr="00656AFB">
        <w:rPr>
          <w:sz w:val="20"/>
        </w:rPr>
        <w:br/>
      </w:r>
      <w:r w:rsidRPr="00656AFB">
        <w:rPr>
          <w:rStyle w:val="VerbatimChar"/>
          <w:sz w:val="20"/>
        </w:rPr>
        <w:t xml:space="preserve">##          </w:t>
      </w:r>
      <w:proofErr w:type="spellStart"/>
      <w:r w:rsidRPr="00656AFB">
        <w:rPr>
          <w:rStyle w:val="VerbatimChar"/>
          <w:sz w:val="20"/>
        </w:rPr>
        <w:t>Pos</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0.8768          </w:t>
      </w:r>
      <w:r w:rsidRPr="00656AFB">
        <w:rPr>
          <w:sz w:val="20"/>
        </w:rPr>
        <w:br/>
      </w:r>
      <w:r w:rsidRPr="00656AFB">
        <w:rPr>
          <w:rStyle w:val="VerbatimChar"/>
          <w:sz w:val="20"/>
        </w:rPr>
        <w:t xml:space="preserve">##          </w:t>
      </w:r>
      <w:proofErr w:type="spellStart"/>
      <w:r w:rsidRPr="00656AFB">
        <w:rPr>
          <w:rStyle w:val="VerbatimChar"/>
          <w:sz w:val="20"/>
        </w:rPr>
        <w:t>Neg</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0.4456          </w:t>
      </w:r>
      <w:r w:rsidRPr="00656AFB">
        <w:rPr>
          <w:sz w:val="20"/>
        </w:rPr>
        <w:br/>
      </w:r>
      <w:r w:rsidRPr="00656AFB">
        <w:rPr>
          <w:rStyle w:val="VerbatimChar"/>
          <w:sz w:val="20"/>
        </w:rPr>
        <w:t xml:space="preserve">##              Prevalence : 0.7826          </w:t>
      </w:r>
      <w:r w:rsidRPr="00656AFB">
        <w:rPr>
          <w:sz w:val="20"/>
        </w:rPr>
        <w:br/>
      </w:r>
      <w:r w:rsidRPr="00656AFB">
        <w:rPr>
          <w:rStyle w:val="VerbatimChar"/>
          <w:sz w:val="20"/>
        </w:rPr>
        <w:t xml:space="preserve">##          Detection Rate : 0.6206          </w:t>
      </w:r>
      <w:r w:rsidRPr="00656AFB">
        <w:rPr>
          <w:sz w:val="20"/>
        </w:rPr>
        <w:br/>
      </w:r>
      <w:r w:rsidRPr="00656AFB">
        <w:rPr>
          <w:rStyle w:val="VerbatimChar"/>
          <w:sz w:val="20"/>
        </w:rPr>
        <w:t xml:space="preserve">##    Detection Prevalence : 0.7078          </w:t>
      </w:r>
      <w:r w:rsidRPr="00656AFB">
        <w:rPr>
          <w:sz w:val="20"/>
        </w:rPr>
        <w:br/>
      </w:r>
      <w:r w:rsidRPr="00656AFB">
        <w:rPr>
          <w:rStyle w:val="VerbatimChar"/>
          <w:sz w:val="20"/>
        </w:rPr>
        <w:t xml:space="preserve">##       Balanced Accuracy : 0.6959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'Positive' Class : 0               </w:t>
      </w:r>
      <w:r w:rsidRPr="00656AFB">
        <w:rPr>
          <w:sz w:val="20"/>
        </w:rPr>
        <w:br/>
      </w:r>
      <w:r w:rsidRPr="00656AFB">
        <w:rPr>
          <w:rStyle w:val="VerbatimChar"/>
          <w:sz w:val="20"/>
        </w:rPr>
        <w:t xml:space="preserve">## </w:t>
      </w:r>
    </w:p>
    <w:p w14:paraId="1B3EC677" w14:textId="421BDFD9" w:rsidR="004471EF" w:rsidRPr="005B660F" w:rsidRDefault="004471EF" w:rsidP="004471EF">
      <w:pPr>
        <w:rPr>
          <w:rFonts w:ascii="Times New Roman" w:hAnsi="Times New Roman" w:cs="Times New Roman"/>
          <w:sz w:val="24"/>
          <w:szCs w:val="24"/>
        </w:rPr>
      </w:pPr>
      <w:r w:rsidRPr="005B660F">
        <w:rPr>
          <w:rFonts w:ascii="Times New Roman" w:hAnsi="Times New Roman" w:cs="Times New Roman"/>
          <w:sz w:val="24"/>
          <w:szCs w:val="24"/>
        </w:rPr>
        <w:t>The ROC plot</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ins w:id="241" w:author="Roxanne Salinas" w:date="2019-12-05T17:42:00Z">
        <w:r w:rsidR="000558FC">
          <w:rPr>
            <w:rFonts w:ascii="Times New Roman" w:hAnsi="Times New Roman" w:cs="Times New Roman"/>
            <w:sz w:val="24"/>
            <w:szCs w:val="24"/>
          </w:rPr>
          <w:t>N</w:t>
        </w:r>
      </w:ins>
      <w:del w:id="242" w:author="Roxanne Salinas" w:date="2019-12-05T17:42:00Z">
        <w:r w:rsidDel="000558FC">
          <w:rPr>
            <w:rFonts w:ascii="Times New Roman" w:hAnsi="Times New Roman" w:cs="Times New Roman"/>
            <w:sz w:val="24"/>
            <w:szCs w:val="24"/>
          </w:rPr>
          <w:delText>n</w:delText>
        </w:r>
      </w:del>
      <w:r>
        <w:rPr>
          <w:rFonts w:ascii="Times New Roman" w:hAnsi="Times New Roman" w:cs="Times New Roman"/>
          <w:sz w:val="24"/>
          <w:szCs w:val="24"/>
        </w:rPr>
        <w:t xml:space="preserve">aïve </w:t>
      </w:r>
      <w:ins w:id="243" w:author="Roxanne Salinas" w:date="2019-12-05T17:42:00Z">
        <w:r w:rsidR="000558FC">
          <w:rPr>
            <w:rFonts w:ascii="Times New Roman" w:hAnsi="Times New Roman" w:cs="Times New Roman"/>
            <w:sz w:val="24"/>
            <w:szCs w:val="24"/>
          </w:rPr>
          <w:t>B</w:t>
        </w:r>
      </w:ins>
      <w:del w:id="244" w:author="Roxanne Salinas" w:date="2019-12-05T17:42:00Z">
        <w:r w:rsidDel="000558FC">
          <w:rPr>
            <w:rFonts w:ascii="Times New Roman" w:hAnsi="Times New Roman" w:cs="Times New Roman"/>
            <w:sz w:val="24"/>
            <w:szCs w:val="24"/>
          </w:rPr>
          <w:delText>b</w:delText>
        </w:r>
      </w:del>
      <w:r>
        <w:rPr>
          <w:rFonts w:ascii="Times New Roman" w:hAnsi="Times New Roman" w:cs="Times New Roman"/>
          <w:sz w:val="24"/>
          <w:szCs w:val="24"/>
        </w:rPr>
        <w:t>ayes</w:t>
      </w:r>
      <w:r w:rsidRPr="005B660F">
        <w:rPr>
          <w:rFonts w:ascii="Times New Roman" w:hAnsi="Times New Roman" w:cs="Times New Roman"/>
          <w:sz w:val="24"/>
          <w:szCs w:val="24"/>
        </w:rPr>
        <w:t xml:space="preserve"> results in an AUC </w:t>
      </w:r>
      <w:r>
        <w:rPr>
          <w:rFonts w:ascii="Times New Roman" w:hAnsi="Times New Roman" w:cs="Times New Roman"/>
          <w:sz w:val="24"/>
          <w:szCs w:val="24"/>
        </w:rPr>
        <w:t>of</w:t>
      </w:r>
      <w:r w:rsidRPr="005B660F">
        <w:rPr>
          <w:rFonts w:ascii="Times New Roman" w:hAnsi="Times New Roman" w:cs="Times New Roman"/>
          <w:sz w:val="24"/>
          <w:szCs w:val="24"/>
        </w:rPr>
        <w:t xml:space="preserve"> </w:t>
      </w:r>
      <w:ins w:id="245" w:author="Roxanne Salinas" w:date="2019-12-05T17:42:00Z">
        <w:r w:rsidR="000558FC">
          <w:rPr>
            <w:rFonts w:ascii="Times New Roman" w:hAnsi="Times New Roman" w:cs="Times New Roman"/>
            <w:sz w:val="24"/>
            <w:szCs w:val="24"/>
          </w:rPr>
          <w:t>0</w:t>
        </w:r>
      </w:ins>
      <w:r>
        <w:rPr>
          <w:rFonts w:ascii="Times New Roman" w:hAnsi="Times New Roman" w:cs="Times New Roman"/>
          <w:sz w:val="24"/>
          <w:szCs w:val="24"/>
        </w:rPr>
        <w:t>.73</w:t>
      </w:r>
      <w:r w:rsidRPr="005B660F">
        <w:rPr>
          <w:rFonts w:ascii="Times New Roman" w:hAnsi="Times New Roman" w:cs="Times New Roman"/>
          <w:sz w:val="24"/>
          <w:szCs w:val="24"/>
        </w:rPr>
        <w:t xml:space="preserve"> denoting the model as a </w:t>
      </w:r>
      <w:r>
        <w:rPr>
          <w:rFonts w:ascii="Times New Roman" w:hAnsi="Times New Roman" w:cs="Times New Roman"/>
          <w:sz w:val="24"/>
          <w:szCs w:val="24"/>
        </w:rPr>
        <w:t>good</w:t>
      </w:r>
      <w:r w:rsidRPr="005B660F">
        <w:rPr>
          <w:rFonts w:ascii="Times New Roman" w:hAnsi="Times New Roman" w:cs="Times New Roman"/>
          <w:sz w:val="24"/>
          <w:szCs w:val="24"/>
        </w:rPr>
        <w:t xml:space="preserve"> classifier.</w:t>
      </w:r>
    </w:p>
    <w:p w14:paraId="7A21E3D2" w14:textId="77777777" w:rsidR="008D6623" w:rsidRDefault="004449B2" w:rsidP="008D6623">
      <w:pPr>
        <w:keepNext/>
        <w:jc w:val="center"/>
      </w:pPr>
      <w:r>
        <w:rPr>
          <w:noProof/>
        </w:rPr>
        <w:drawing>
          <wp:inline distT="0" distB="0" distL="0" distR="0" wp14:anchorId="68F1AA94" wp14:editId="4F3A55E6">
            <wp:extent cx="5048250" cy="3428064"/>
            <wp:effectExtent l="0" t="0" r="0" b="127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29">
                      <a:extLst>
                        <a:ext uri="{28A0092B-C50C-407E-A947-70E740481C1C}">
                          <a14:useLocalDpi xmlns:a14="http://schemas.microsoft.com/office/drawing/2010/main" val="0"/>
                        </a:ext>
                      </a:extLst>
                    </a:blip>
                    <a:stretch>
                      <a:fillRect/>
                    </a:stretch>
                  </pic:blipFill>
                  <pic:spPr>
                    <a:xfrm>
                      <a:off x="0" y="0"/>
                      <a:ext cx="5129382" cy="3483157"/>
                    </a:xfrm>
                    <a:prstGeom prst="rect">
                      <a:avLst/>
                    </a:prstGeom>
                  </pic:spPr>
                </pic:pic>
              </a:graphicData>
            </a:graphic>
          </wp:inline>
        </w:drawing>
      </w:r>
    </w:p>
    <w:p w14:paraId="2F8E9C5E" w14:textId="29F4BA25" w:rsidR="0087699A" w:rsidRPr="006F3FBC" w:rsidRDefault="008D6623" w:rsidP="008D6623">
      <w:pPr>
        <w:pStyle w:val="Caption"/>
        <w:jc w:val="center"/>
      </w:pPr>
      <w:bookmarkStart w:id="246" w:name="_Toc26440331"/>
      <w:r>
        <w:t xml:space="preserve">Figure </w:t>
      </w:r>
      <w:r w:rsidR="00514A04">
        <w:fldChar w:fldCharType="begin"/>
      </w:r>
      <w:r w:rsidR="00514A04">
        <w:instrText xml:space="preserve"> SEQ Figure \* ARABIC </w:instrText>
      </w:r>
      <w:r w:rsidR="00514A04">
        <w:fldChar w:fldCharType="separate"/>
      </w:r>
      <w:r w:rsidR="005A3965">
        <w:rPr>
          <w:noProof/>
        </w:rPr>
        <w:t>15</w:t>
      </w:r>
      <w:r w:rsidR="00514A04">
        <w:rPr>
          <w:noProof/>
        </w:rPr>
        <w:fldChar w:fldCharType="end"/>
      </w:r>
      <w:r>
        <w:t xml:space="preserve">: ROC curve of naive </w:t>
      </w:r>
      <w:proofErr w:type="spellStart"/>
      <w:r>
        <w:t>bayes</w:t>
      </w:r>
      <w:proofErr w:type="spellEnd"/>
      <w:r>
        <w:t xml:space="preserve"> analysis</w:t>
      </w:r>
      <w:bookmarkEnd w:id="246"/>
    </w:p>
    <w:p w14:paraId="0D119FE3" w14:textId="77777777" w:rsidR="0087699A" w:rsidRDefault="0087699A" w:rsidP="0087699A">
      <w:pPr>
        <w:pStyle w:val="Heading2"/>
        <w:rPr>
          <w:rFonts w:eastAsia="Times New Roman"/>
        </w:rPr>
      </w:pPr>
      <w:bookmarkStart w:id="247" w:name="_Toc26440352"/>
      <w:r>
        <w:rPr>
          <w:rFonts w:eastAsia="Times New Roman"/>
        </w:rPr>
        <w:t>3.6 K-Nearest Neighbors</w:t>
      </w:r>
      <w:bookmarkEnd w:id="247"/>
    </w:p>
    <w:p w14:paraId="50168C2A" w14:textId="760E9F0D" w:rsidR="007900E6" w:rsidRPr="002C2235" w:rsidRDefault="007900E6" w:rsidP="007900E6">
      <w:pPr>
        <w:rPr>
          <w:rFonts w:ascii="Times New Roman" w:hAnsi="Times New Roman" w:cs="Times New Roman"/>
          <w:sz w:val="24"/>
          <w:szCs w:val="24"/>
        </w:rPr>
      </w:pPr>
      <w:r w:rsidRPr="002C2235">
        <w:rPr>
          <w:rFonts w:ascii="Times New Roman" w:hAnsi="Times New Roman" w:cs="Times New Roman"/>
          <w:sz w:val="24"/>
          <w:szCs w:val="24"/>
        </w:rPr>
        <w:t xml:space="preserve">The KNN is a classifier that takes positive integer K and first identifies K points that are nearest to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2C2235">
        <w:rPr>
          <w:rFonts w:ascii="Times New Roman" w:hAnsi="Times New Roman" w:cs="Times New Roman"/>
          <w:sz w:val="24"/>
          <w:szCs w:val="24"/>
        </w:rPr>
        <w:t xml:space="preserve">, represented by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Pr="002C2235">
        <w:rPr>
          <w:rFonts w:ascii="Times New Roman" w:eastAsiaTheme="minorEastAsia" w:hAnsi="Times New Roman" w:cs="Times New Roman"/>
          <w:sz w:val="24"/>
          <w:szCs w:val="24"/>
        </w:rPr>
        <w:t>.</w:t>
      </w:r>
      <w:r w:rsidRPr="002C2235">
        <w:rPr>
          <w:rFonts w:ascii="Times New Roman" w:hAnsi="Times New Roman" w:cs="Times New Roman"/>
          <w:sz w:val="24"/>
          <w:szCs w:val="24"/>
        </w:rPr>
        <w:t xml:space="preserve"> Then, it estimates the conditional probability for class</w:t>
      </w:r>
      <m:oMath>
        <m:r>
          <w:rPr>
            <w:rFonts w:ascii="Cambria Math" w:hAnsi="Cambria Math" w:cs="Times New Roman"/>
            <w:sz w:val="24"/>
            <w:szCs w:val="24"/>
          </w:rPr>
          <m:t xml:space="preserve"> j</m:t>
        </m:r>
      </m:oMath>
      <w:r w:rsidRPr="002C2235">
        <w:rPr>
          <w:rFonts w:ascii="Times New Roman" w:hAnsi="Times New Roman" w:cs="Times New Roman"/>
          <w:sz w:val="24"/>
          <w:szCs w:val="24"/>
        </w:rPr>
        <w:t xml:space="preserve"> based on the fraction of </w:t>
      </w:r>
      <w:r w:rsidR="008D6623" w:rsidRPr="002C2235">
        <w:rPr>
          <w:rFonts w:ascii="Times New Roman" w:hAnsi="Times New Roman" w:cs="Times New Roman"/>
          <w:sz w:val="24"/>
          <w:szCs w:val="24"/>
        </w:rPr>
        <w:t>points</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oMath>
      <w:r w:rsidR="008D6623" w:rsidRPr="002C2235">
        <w:rPr>
          <w:rFonts w:ascii="Times New Roman" w:hAnsi="Times New Roman" w:cs="Times New Roman"/>
          <w:sz w:val="24"/>
          <w:szCs w:val="24"/>
        </w:rPr>
        <w:t xml:space="preserve"> that</w:t>
      </w:r>
      <w:r w:rsidRPr="002C2235">
        <w:rPr>
          <w:rFonts w:ascii="Times New Roman" w:hAnsi="Times New Roman" w:cs="Times New Roman"/>
          <w:sz w:val="24"/>
          <w:szCs w:val="24"/>
        </w:rPr>
        <w:t xml:space="preserve"> have a response equal to</w:t>
      </w:r>
      <m:oMath>
        <m:r>
          <w:rPr>
            <w:rFonts w:ascii="Cambria Math" w:hAnsi="Cambria Math" w:cs="Times New Roman"/>
            <w:sz w:val="24"/>
            <w:szCs w:val="24"/>
          </w:rPr>
          <m:t xml:space="preserve"> j</m:t>
        </m:r>
      </m:oMath>
      <w:r w:rsidRPr="002C2235">
        <w:rPr>
          <w:rFonts w:ascii="Times New Roman" w:hAnsi="Times New Roman" w:cs="Times New Roman"/>
          <w:sz w:val="24"/>
          <w:szCs w:val="24"/>
        </w:rPr>
        <w:t xml:space="preserve">. </w:t>
      </w:r>
    </w:p>
    <w:p w14:paraId="4467A42F" w14:textId="77777777" w:rsidR="007900E6" w:rsidRPr="002C2235" w:rsidRDefault="007900E6" w:rsidP="007900E6">
      <w:pPr>
        <w:rPr>
          <w:rFonts w:ascii="Times New Roman" w:hAnsi="Times New Roman" w:cs="Times New Roman"/>
          <w:sz w:val="24"/>
          <w:szCs w:val="24"/>
        </w:rPr>
      </w:pPr>
      <w:r w:rsidRPr="002C2235">
        <w:rPr>
          <w:rFonts w:ascii="Times New Roman" w:hAnsi="Times New Roman" w:cs="Times New Roman"/>
          <w:sz w:val="24"/>
          <w:szCs w:val="24"/>
        </w:rPr>
        <w:t xml:space="preserve">The estimated conditional probability can be stated as  </w:t>
      </w:r>
    </w:p>
    <w:p w14:paraId="7AEEF817" w14:textId="35A437C9" w:rsidR="007900E6" w:rsidRPr="002C2235" w:rsidRDefault="00D362CB" w:rsidP="00D362CB">
      <w:pPr>
        <w:jc w:val="center"/>
        <w:rPr>
          <w:rFonts w:ascii="Times New Roman" w:hAnsi="Times New Roman" w:cs="Times New Roman"/>
          <w:sz w:val="24"/>
          <w:szCs w:val="24"/>
        </w:rPr>
      </w:pPr>
      <w:proofErr w:type="spellStart"/>
      <w:r w:rsidRPr="002C2235">
        <w:rPr>
          <w:rFonts w:ascii="Times New Roman" w:eastAsiaTheme="minorEastAsia" w:hAnsi="Times New Roman" w:cs="Times New Roman"/>
          <w:sz w:val="24"/>
          <w:szCs w:val="24"/>
        </w:rPr>
        <w:t>Pr</w:t>
      </w:r>
      <w:proofErr w:type="spellEnd"/>
      <w:r w:rsidRPr="002C2235">
        <w:rPr>
          <w:rFonts w:ascii="Times New Roman" w:eastAsiaTheme="minorEastAsia" w:hAnsi="Times New Roman" w:cs="Times New Roman"/>
          <w:sz w:val="24"/>
          <w:szCs w:val="24"/>
        </w:rPr>
        <w:t>(Y=</w:t>
      </w:r>
      <w:proofErr w:type="spellStart"/>
      <w:r w:rsidRPr="002C2235">
        <w:rPr>
          <w:rFonts w:ascii="Times New Roman" w:eastAsiaTheme="minorEastAsia" w:hAnsi="Times New Roman" w:cs="Times New Roman"/>
          <w:sz w:val="24"/>
          <w:szCs w:val="24"/>
        </w:rPr>
        <w:t>j|X</w:t>
      </w:r>
      <w:proofErr w:type="spellEnd"/>
      <w:r w:rsidRPr="002C2235">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k</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ⅈε</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sub>
          <m:sup/>
          <m:e>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=j)</m:t>
            </m:r>
          </m:e>
        </m:nary>
      </m:oMath>
    </w:p>
    <w:p w14:paraId="782F923D" w14:textId="352D57F7" w:rsidR="00192E13" w:rsidRPr="002C2235" w:rsidRDefault="007900E6" w:rsidP="00192E13">
      <w:pPr>
        <w:rPr>
          <w:rFonts w:ascii="Times New Roman" w:hAnsi="Times New Roman" w:cs="Times New Roman"/>
          <w:sz w:val="24"/>
          <w:szCs w:val="24"/>
        </w:rPr>
      </w:pPr>
      <w:r w:rsidRPr="002C2235">
        <w:rPr>
          <w:rFonts w:ascii="Times New Roman" w:hAnsi="Times New Roman" w:cs="Times New Roman"/>
          <w:sz w:val="24"/>
          <w:szCs w:val="24"/>
        </w:rPr>
        <w:t>The KNN classifier then applies the Bayes theorem and yields the classification with the highest probability.</w:t>
      </w:r>
    </w:p>
    <w:p w14:paraId="540A3900" w14:textId="19CD7E65" w:rsidR="0087699A" w:rsidRDefault="0087699A" w:rsidP="0087699A">
      <w:pPr>
        <w:pStyle w:val="Heading3"/>
        <w:rPr>
          <w:rFonts w:eastAsia="Times New Roman"/>
        </w:rPr>
      </w:pPr>
      <w:bookmarkStart w:id="248" w:name="_Toc26440353"/>
      <w:r>
        <w:rPr>
          <w:rFonts w:eastAsia="Times New Roman"/>
        </w:rPr>
        <w:t>3.6.1 1 Nearest Neighbors</w:t>
      </w:r>
      <w:bookmarkEnd w:id="248"/>
    </w:p>
    <w:p w14:paraId="302478F1" w14:textId="18A362BB" w:rsidR="004471EF" w:rsidRPr="005B660F" w:rsidRDefault="004471EF" w:rsidP="004471EF">
      <w:pPr>
        <w:rPr>
          <w:rFonts w:ascii="Times New Roman" w:hAnsi="Times New Roman" w:cs="Times New Roman"/>
          <w:sz w:val="24"/>
          <w:szCs w:val="24"/>
        </w:rPr>
      </w:pPr>
      <w:r w:rsidRPr="005B660F">
        <w:rPr>
          <w:rFonts w:ascii="Times New Roman" w:hAnsi="Times New Roman" w:cs="Times New Roman"/>
          <w:sz w:val="24"/>
          <w:szCs w:val="24"/>
        </w:rPr>
        <w:t>The confusion matrix</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w:t>
      </w:r>
      <w:r>
        <w:rPr>
          <w:rFonts w:ascii="Times New Roman" w:hAnsi="Times New Roman" w:cs="Times New Roman"/>
          <w:sz w:val="24"/>
          <w:szCs w:val="24"/>
        </w:rPr>
        <w:t>1 nearest neighbor</w:t>
      </w:r>
      <w:r w:rsidRPr="005B660F">
        <w:rPr>
          <w:rFonts w:ascii="Times New Roman" w:hAnsi="Times New Roman" w:cs="Times New Roman"/>
          <w:sz w:val="24"/>
          <w:szCs w:val="24"/>
        </w:rPr>
        <w:t xml:space="preserve"> results in an accuracy of </w:t>
      </w:r>
      <w:r>
        <w:rPr>
          <w:rFonts w:ascii="Times New Roman" w:hAnsi="Times New Roman" w:cs="Times New Roman"/>
          <w:sz w:val="24"/>
          <w:szCs w:val="24"/>
        </w:rPr>
        <w:t>.6969</w:t>
      </w:r>
      <w:r w:rsidRPr="005B660F">
        <w:rPr>
          <w:rFonts w:ascii="Times New Roman" w:hAnsi="Times New Roman" w:cs="Times New Roman"/>
          <w:sz w:val="24"/>
          <w:szCs w:val="24"/>
        </w:rPr>
        <w:t xml:space="preserve"> and a specificity of </w:t>
      </w:r>
      <w:r>
        <w:rPr>
          <w:rFonts w:ascii="Times New Roman" w:hAnsi="Times New Roman" w:cs="Times New Roman"/>
          <w:sz w:val="24"/>
          <w:szCs w:val="24"/>
        </w:rPr>
        <w:t>.3020</w:t>
      </w:r>
      <w:r w:rsidRPr="005B660F">
        <w:rPr>
          <w:rFonts w:ascii="Times New Roman" w:hAnsi="Times New Roman" w:cs="Times New Roman"/>
          <w:sz w:val="24"/>
          <w:szCs w:val="24"/>
        </w:rPr>
        <w:t>.</w:t>
      </w:r>
    </w:p>
    <w:p w14:paraId="2EA6E9DA" w14:textId="5D4FF2EC" w:rsidR="008D6623" w:rsidRDefault="008D6623" w:rsidP="008D6623">
      <w:pPr>
        <w:pStyle w:val="Caption"/>
        <w:keepNext/>
      </w:pPr>
      <w:bookmarkStart w:id="249" w:name="_Toc26440297"/>
      <w:r>
        <w:t xml:space="preserve">Table </w:t>
      </w:r>
      <w:r w:rsidR="00514A04">
        <w:fldChar w:fldCharType="begin"/>
      </w:r>
      <w:r w:rsidR="00514A04">
        <w:instrText xml:space="preserve"> SEQ Table \* ARABIC </w:instrText>
      </w:r>
      <w:r w:rsidR="00514A04">
        <w:fldChar w:fldCharType="separate"/>
      </w:r>
      <w:r w:rsidR="00914851">
        <w:rPr>
          <w:noProof/>
        </w:rPr>
        <w:t>21</w:t>
      </w:r>
      <w:r w:rsidR="00514A04">
        <w:rPr>
          <w:noProof/>
        </w:rPr>
        <w:fldChar w:fldCharType="end"/>
      </w:r>
      <w:r>
        <w:t xml:space="preserve">: Confusion matrix for </w:t>
      </w:r>
      <w:r>
        <w:rPr>
          <w:noProof/>
        </w:rPr>
        <w:t>1NN analysis</w:t>
      </w:r>
      <w:bookmarkEnd w:id="249"/>
    </w:p>
    <w:p w14:paraId="2739A52B" w14:textId="497BD1A9" w:rsidR="00192E13" w:rsidRPr="00E75CCF" w:rsidRDefault="00656AFB" w:rsidP="00E75CCF">
      <w:pPr>
        <w:pStyle w:val="SourceCode"/>
        <w:rPr>
          <w:sz w:val="20"/>
        </w:rPr>
      </w:pPr>
      <w:r w:rsidRPr="00656AFB">
        <w:rPr>
          <w:rStyle w:val="VerbatimChar"/>
          <w:sz w:val="20"/>
        </w:rPr>
        <w:t>## Confusion Matrix and Statistics</w:t>
      </w:r>
      <w:r w:rsidRPr="00656AFB">
        <w:rPr>
          <w:sz w:val="20"/>
        </w:rPr>
        <w:br/>
      </w:r>
      <w:r w:rsidRPr="00656AFB">
        <w:rPr>
          <w:rStyle w:val="VerbatimChar"/>
          <w:sz w:val="20"/>
        </w:rPr>
        <w:t xml:space="preserve">## </w:t>
      </w:r>
      <w:r w:rsidRPr="00656AFB">
        <w:rPr>
          <w:sz w:val="20"/>
        </w:rPr>
        <w:br/>
      </w:r>
      <w:r w:rsidRPr="00656AFB">
        <w:rPr>
          <w:rStyle w:val="VerbatimChar"/>
          <w:sz w:val="20"/>
        </w:rPr>
        <w:t>##           Reference</w:t>
      </w:r>
      <w:r w:rsidRPr="00656AFB">
        <w:rPr>
          <w:sz w:val="20"/>
        </w:rPr>
        <w:br/>
      </w:r>
      <w:r w:rsidRPr="00656AFB">
        <w:rPr>
          <w:rStyle w:val="VerbatimChar"/>
          <w:sz w:val="20"/>
        </w:rPr>
        <w:t>## Prediction    0    1</w:t>
      </w:r>
      <w:r w:rsidRPr="00656AFB">
        <w:rPr>
          <w:sz w:val="20"/>
        </w:rPr>
        <w:br/>
      </w:r>
      <w:r w:rsidRPr="00656AFB">
        <w:rPr>
          <w:rStyle w:val="VerbatimChar"/>
          <w:sz w:val="20"/>
        </w:rPr>
        <w:t>##          0 5681 1366</w:t>
      </w:r>
      <w:r w:rsidRPr="00656AFB">
        <w:rPr>
          <w:sz w:val="20"/>
        </w:rPr>
        <w:br/>
      </w:r>
      <w:r w:rsidRPr="00656AFB">
        <w:rPr>
          <w:rStyle w:val="VerbatimChar"/>
          <w:sz w:val="20"/>
        </w:rPr>
        <w:t>##          1 1362  591</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Accuracy : 0.6969          </w:t>
      </w:r>
      <w:r w:rsidRPr="00656AFB">
        <w:rPr>
          <w:sz w:val="20"/>
        </w:rPr>
        <w:br/>
      </w:r>
      <w:r w:rsidRPr="00656AFB">
        <w:rPr>
          <w:rStyle w:val="VerbatimChar"/>
          <w:sz w:val="20"/>
        </w:rPr>
        <w:t>##                  95% CI : (0.6873, 0.7064)</w:t>
      </w:r>
      <w:r w:rsidRPr="00656AFB">
        <w:rPr>
          <w:sz w:val="20"/>
        </w:rPr>
        <w:br/>
      </w:r>
      <w:r w:rsidRPr="00656AFB">
        <w:rPr>
          <w:rStyle w:val="VerbatimChar"/>
          <w:sz w:val="20"/>
        </w:rPr>
        <w:t xml:space="preserve">##     No Information Rate : 0.7826          </w:t>
      </w:r>
      <w:r w:rsidRPr="00656AFB">
        <w:rPr>
          <w:sz w:val="20"/>
        </w:rPr>
        <w:br/>
      </w:r>
      <w:r w:rsidRPr="00656AFB">
        <w:rPr>
          <w:rStyle w:val="VerbatimChar"/>
          <w:sz w:val="20"/>
        </w:rPr>
        <w:t>##     P-Value [</w:t>
      </w:r>
      <w:proofErr w:type="spellStart"/>
      <w:r w:rsidRPr="00656AFB">
        <w:rPr>
          <w:rStyle w:val="VerbatimChar"/>
          <w:sz w:val="20"/>
        </w:rPr>
        <w:t>Acc</w:t>
      </w:r>
      <w:proofErr w:type="spellEnd"/>
      <w:r w:rsidRPr="00656AFB">
        <w:rPr>
          <w:rStyle w:val="VerbatimChar"/>
          <w:sz w:val="20"/>
        </w:rPr>
        <w:t xml:space="preserve"> &gt; NIR] : 1.0000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Kappa : 0.1087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w:t>
      </w:r>
      <w:proofErr w:type="spellStart"/>
      <w:r w:rsidRPr="00656AFB">
        <w:rPr>
          <w:rStyle w:val="VerbatimChar"/>
          <w:sz w:val="20"/>
        </w:rPr>
        <w:t>Mcnemar's</w:t>
      </w:r>
      <w:proofErr w:type="spellEnd"/>
      <w:r w:rsidRPr="00656AFB">
        <w:rPr>
          <w:rStyle w:val="VerbatimChar"/>
          <w:sz w:val="20"/>
        </w:rPr>
        <w:t xml:space="preserve"> Test P-Value : 0.9542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Sensitivity : 0.8066          </w:t>
      </w:r>
      <w:r w:rsidRPr="00656AFB">
        <w:rPr>
          <w:sz w:val="20"/>
        </w:rPr>
        <w:br/>
      </w:r>
      <w:r w:rsidRPr="00656AFB">
        <w:rPr>
          <w:rStyle w:val="VerbatimChar"/>
          <w:sz w:val="20"/>
        </w:rPr>
        <w:t xml:space="preserve">##             Specificity : 0.3020          </w:t>
      </w:r>
      <w:r w:rsidRPr="00656AFB">
        <w:rPr>
          <w:sz w:val="20"/>
        </w:rPr>
        <w:br/>
      </w:r>
      <w:r w:rsidRPr="00656AFB">
        <w:rPr>
          <w:rStyle w:val="VerbatimChar"/>
          <w:sz w:val="20"/>
        </w:rPr>
        <w:t xml:space="preserve">##          </w:t>
      </w:r>
      <w:proofErr w:type="spellStart"/>
      <w:r w:rsidRPr="00656AFB">
        <w:rPr>
          <w:rStyle w:val="VerbatimChar"/>
          <w:sz w:val="20"/>
        </w:rPr>
        <w:t>Pos</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0.8062          </w:t>
      </w:r>
      <w:r w:rsidRPr="00656AFB">
        <w:rPr>
          <w:sz w:val="20"/>
        </w:rPr>
        <w:br/>
      </w:r>
      <w:r w:rsidRPr="00656AFB">
        <w:rPr>
          <w:rStyle w:val="VerbatimChar"/>
          <w:sz w:val="20"/>
        </w:rPr>
        <w:t xml:space="preserve">##          </w:t>
      </w:r>
      <w:proofErr w:type="spellStart"/>
      <w:r w:rsidRPr="00656AFB">
        <w:rPr>
          <w:rStyle w:val="VerbatimChar"/>
          <w:sz w:val="20"/>
        </w:rPr>
        <w:t>Neg</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0.3026          </w:t>
      </w:r>
      <w:r w:rsidRPr="00656AFB">
        <w:rPr>
          <w:sz w:val="20"/>
        </w:rPr>
        <w:br/>
      </w:r>
      <w:r w:rsidRPr="00656AFB">
        <w:rPr>
          <w:rStyle w:val="VerbatimChar"/>
          <w:sz w:val="20"/>
        </w:rPr>
        <w:t xml:space="preserve">##              Prevalence : 0.7826          </w:t>
      </w:r>
      <w:r w:rsidRPr="00656AFB">
        <w:rPr>
          <w:sz w:val="20"/>
        </w:rPr>
        <w:br/>
      </w:r>
      <w:r w:rsidRPr="00656AFB">
        <w:rPr>
          <w:rStyle w:val="VerbatimChar"/>
          <w:sz w:val="20"/>
        </w:rPr>
        <w:t xml:space="preserve">##          Detection Rate : 0.6312          </w:t>
      </w:r>
      <w:r w:rsidRPr="00656AFB">
        <w:rPr>
          <w:sz w:val="20"/>
        </w:rPr>
        <w:br/>
      </w:r>
      <w:r w:rsidRPr="00656AFB">
        <w:rPr>
          <w:rStyle w:val="VerbatimChar"/>
          <w:sz w:val="20"/>
        </w:rPr>
        <w:t xml:space="preserve">##    Detection Prevalence : 0.7830          </w:t>
      </w:r>
      <w:r w:rsidRPr="00656AFB">
        <w:rPr>
          <w:sz w:val="20"/>
        </w:rPr>
        <w:br/>
      </w:r>
      <w:r w:rsidRPr="00656AFB">
        <w:rPr>
          <w:rStyle w:val="VerbatimChar"/>
          <w:sz w:val="20"/>
        </w:rPr>
        <w:t xml:space="preserve">##       Balanced Accuracy : 0.5543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'Positive' Class : 0               </w:t>
      </w:r>
      <w:r w:rsidRPr="00656AFB">
        <w:rPr>
          <w:sz w:val="20"/>
        </w:rPr>
        <w:br/>
      </w:r>
      <w:r w:rsidRPr="00656AFB">
        <w:rPr>
          <w:rStyle w:val="VerbatimChar"/>
          <w:sz w:val="20"/>
        </w:rPr>
        <w:t xml:space="preserve">## </w:t>
      </w:r>
    </w:p>
    <w:p w14:paraId="6982393C" w14:textId="2248F172" w:rsidR="0087699A" w:rsidRDefault="0087699A" w:rsidP="0087699A">
      <w:pPr>
        <w:pStyle w:val="Heading3"/>
        <w:rPr>
          <w:rFonts w:eastAsia="Times New Roman"/>
        </w:rPr>
      </w:pPr>
      <w:bookmarkStart w:id="250" w:name="_Toc26440354"/>
      <w:r>
        <w:rPr>
          <w:rFonts w:eastAsia="Times New Roman"/>
        </w:rPr>
        <w:t xml:space="preserve">3.6.2 5 </w:t>
      </w:r>
      <w:proofErr w:type="gramStart"/>
      <w:r>
        <w:rPr>
          <w:rFonts w:eastAsia="Times New Roman"/>
        </w:rPr>
        <w:t>Nearest</w:t>
      </w:r>
      <w:proofErr w:type="gramEnd"/>
      <w:r>
        <w:rPr>
          <w:rFonts w:eastAsia="Times New Roman"/>
        </w:rPr>
        <w:t xml:space="preserve"> Neighbors</w:t>
      </w:r>
      <w:bookmarkEnd w:id="250"/>
    </w:p>
    <w:p w14:paraId="6363732F" w14:textId="3FEA36AC" w:rsidR="00C8558B" w:rsidRPr="00E75CCF" w:rsidRDefault="00C8558B" w:rsidP="00C8558B">
      <w:pPr>
        <w:rPr>
          <w:rFonts w:ascii="Times New Roman" w:hAnsi="Times New Roman" w:cs="Times New Roman"/>
          <w:sz w:val="24"/>
          <w:szCs w:val="24"/>
        </w:rPr>
      </w:pPr>
      <w:r w:rsidRPr="002C2235">
        <w:rPr>
          <w:rFonts w:ascii="Times New Roman" w:hAnsi="Times New Roman" w:cs="Times New Roman"/>
          <w:sz w:val="24"/>
          <w:szCs w:val="24"/>
        </w:rPr>
        <w:t>The confusion matrix for 5 nearest neighbors is</w:t>
      </w:r>
      <w:r w:rsidR="004471EF" w:rsidRPr="002C2235">
        <w:rPr>
          <w:rFonts w:ascii="Times New Roman" w:hAnsi="Times New Roman" w:cs="Times New Roman"/>
          <w:sz w:val="24"/>
          <w:szCs w:val="24"/>
        </w:rPr>
        <w:t xml:space="preserve"> results in an accuracy of .7</w:t>
      </w:r>
      <w:r w:rsidR="00E75CCF">
        <w:rPr>
          <w:rFonts w:ascii="Times New Roman" w:hAnsi="Times New Roman" w:cs="Times New Roman"/>
          <w:sz w:val="24"/>
          <w:szCs w:val="24"/>
        </w:rPr>
        <w:t>953 and a specificity of .1978.</w:t>
      </w:r>
    </w:p>
    <w:p w14:paraId="73948A25" w14:textId="5248DB3C" w:rsidR="008D6623" w:rsidRDefault="008D6623" w:rsidP="008D6623">
      <w:pPr>
        <w:pStyle w:val="Caption"/>
        <w:keepNext/>
      </w:pPr>
      <w:bookmarkStart w:id="251" w:name="_Toc26440298"/>
      <w:r>
        <w:t xml:space="preserve">Table </w:t>
      </w:r>
      <w:r w:rsidR="00514A04">
        <w:fldChar w:fldCharType="begin"/>
      </w:r>
      <w:r w:rsidR="00514A04">
        <w:instrText xml:space="preserve"> SEQ Table \* ARABIC </w:instrText>
      </w:r>
      <w:r w:rsidR="00514A04">
        <w:fldChar w:fldCharType="separate"/>
      </w:r>
      <w:r w:rsidR="00914851">
        <w:rPr>
          <w:noProof/>
        </w:rPr>
        <w:t>22</w:t>
      </w:r>
      <w:r w:rsidR="00514A04">
        <w:rPr>
          <w:noProof/>
        </w:rPr>
        <w:fldChar w:fldCharType="end"/>
      </w:r>
      <w:r>
        <w:t>: Confusion matrix for 5NN analysis</w:t>
      </w:r>
      <w:bookmarkEnd w:id="251"/>
    </w:p>
    <w:p w14:paraId="43DAB21A" w14:textId="646C9637" w:rsidR="00192E13" w:rsidRPr="00E75CCF" w:rsidRDefault="00656AFB" w:rsidP="00E75CCF">
      <w:pPr>
        <w:pStyle w:val="SourceCode"/>
        <w:rPr>
          <w:sz w:val="20"/>
        </w:rPr>
      </w:pPr>
      <w:r w:rsidRPr="00656AFB">
        <w:rPr>
          <w:rStyle w:val="VerbatimChar"/>
          <w:sz w:val="20"/>
        </w:rPr>
        <w:t>## Confusion Matrix and Statistics</w:t>
      </w:r>
      <w:r w:rsidRPr="00656AFB">
        <w:rPr>
          <w:sz w:val="20"/>
        </w:rPr>
        <w:br/>
      </w:r>
      <w:r w:rsidRPr="00656AFB">
        <w:rPr>
          <w:rStyle w:val="VerbatimChar"/>
          <w:sz w:val="20"/>
        </w:rPr>
        <w:t xml:space="preserve">## </w:t>
      </w:r>
      <w:r w:rsidRPr="00656AFB">
        <w:rPr>
          <w:sz w:val="20"/>
        </w:rPr>
        <w:br/>
      </w:r>
      <w:r w:rsidRPr="00656AFB">
        <w:rPr>
          <w:rStyle w:val="VerbatimChar"/>
          <w:sz w:val="20"/>
        </w:rPr>
        <w:t>##           Reference</w:t>
      </w:r>
      <w:r w:rsidRPr="00656AFB">
        <w:rPr>
          <w:sz w:val="20"/>
        </w:rPr>
        <w:br/>
      </w:r>
      <w:r w:rsidRPr="00656AFB">
        <w:rPr>
          <w:rStyle w:val="VerbatimChar"/>
          <w:sz w:val="20"/>
        </w:rPr>
        <w:t>## Prediction    0    1</w:t>
      </w:r>
      <w:r w:rsidRPr="00656AFB">
        <w:rPr>
          <w:sz w:val="20"/>
        </w:rPr>
        <w:br/>
      </w:r>
      <w:r w:rsidRPr="00656AFB">
        <w:rPr>
          <w:rStyle w:val="VerbatimChar"/>
          <w:sz w:val="20"/>
        </w:rPr>
        <w:t>##          0 6447 1570</w:t>
      </w:r>
      <w:r w:rsidRPr="00656AFB">
        <w:rPr>
          <w:sz w:val="20"/>
        </w:rPr>
        <w:br/>
      </w:r>
      <w:r w:rsidRPr="00656AFB">
        <w:rPr>
          <w:rStyle w:val="VerbatimChar"/>
          <w:sz w:val="20"/>
        </w:rPr>
        <w:t>##          1  596  387</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Accuracy : 0.7593          </w:t>
      </w:r>
      <w:r w:rsidRPr="00656AFB">
        <w:rPr>
          <w:sz w:val="20"/>
        </w:rPr>
        <w:br/>
      </w:r>
      <w:r w:rsidRPr="00656AFB">
        <w:rPr>
          <w:rStyle w:val="VerbatimChar"/>
          <w:sz w:val="20"/>
        </w:rPr>
        <w:t>##                  95% CI : (0.7504, 0.7681)</w:t>
      </w:r>
      <w:r w:rsidRPr="00656AFB">
        <w:rPr>
          <w:sz w:val="20"/>
        </w:rPr>
        <w:br/>
      </w:r>
      <w:r w:rsidRPr="00656AFB">
        <w:rPr>
          <w:rStyle w:val="VerbatimChar"/>
          <w:sz w:val="20"/>
        </w:rPr>
        <w:t xml:space="preserve">##     No Information Rate : 0.7826          </w:t>
      </w:r>
      <w:r w:rsidRPr="00656AFB">
        <w:rPr>
          <w:sz w:val="20"/>
        </w:rPr>
        <w:br/>
      </w:r>
      <w:r w:rsidRPr="00656AFB">
        <w:rPr>
          <w:rStyle w:val="VerbatimChar"/>
          <w:sz w:val="20"/>
        </w:rPr>
        <w:t>##     P-Value [</w:t>
      </w:r>
      <w:proofErr w:type="spellStart"/>
      <w:r w:rsidRPr="00656AFB">
        <w:rPr>
          <w:rStyle w:val="VerbatimChar"/>
          <w:sz w:val="20"/>
        </w:rPr>
        <w:t>Acc</w:t>
      </w:r>
      <w:proofErr w:type="spellEnd"/>
      <w:r w:rsidRPr="00656AFB">
        <w:rPr>
          <w:rStyle w:val="VerbatimChar"/>
          <w:sz w:val="20"/>
        </w:rPr>
        <w:t xml:space="preserve"> &gt; NIR] : 1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Kappa : 0.1379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w:t>
      </w:r>
      <w:proofErr w:type="spellStart"/>
      <w:r w:rsidRPr="00656AFB">
        <w:rPr>
          <w:rStyle w:val="VerbatimChar"/>
          <w:sz w:val="20"/>
        </w:rPr>
        <w:t>Mcnemar's</w:t>
      </w:r>
      <w:proofErr w:type="spellEnd"/>
      <w:r w:rsidRPr="00656AFB">
        <w:rPr>
          <w:rStyle w:val="VerbatimChar"/>
          <w:sz w:val="20"/>
        </w:rPr>
        <w:t xml:space="preserve"> Test P-Value : &lt;2e-16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Sensitivity : 0.9154          </w:t>
      </w:r>
      <w:r w:rsidRPr="00656AFB">
        <w:rPr>
          <w:sz w:val="20"/>
        </w:rPr>
        <w:br/>
      </w:r>
      <w:r w:rsidRPr="00656AFB">
        <w:rPr>
          <w:rStyle w:val="VerbatimChar"/>
          <w:sz w:val="20"/>
        </w:rPr>
        <w:t xml:space="preserve">##             Specificity : 0.1978          </w:t>
      </w:r>
      <w:r w:rsidRPr="00656AFB">
        <w:rPr>
          <w:sz w:val="20"/>
        </w:rPr>
        <w:br/>
      </w:r>
      <w:r w:rsidRPr="00656AFB">
        <w:rPr>
          <w:rStyle w:val="VerbatimChar"/>
          <w:sz w:val="20"/>
        </w:rPr>
        <w:t xml:space="preserve">##          </w:t>
      </w:r>
      <w:proofErr w:type="spellStart"/>
      <w:r w:rsidRPr="00656AFB">
        <w:rPr>
          <w:rStyle w:val="VerbatimChar"/>
          <w:sz w:val="20"/>
        </w:rPr>
        <w:t>Pos</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0.8042          </w:t>
      </w:r>
      <w:r w:rsidRPr="00656AFB">
        <w:rPr>
          <w:sz w:val="20"/>
        </w:rPr>
        <w:br/>
      </w:r>
      <w:r w:rsidRPr="00656AFB">
        <w:rPr>
          <w:rStyle w:val="VerbatimChar"/>
          <w:sz w:val="20"/>
        </w:rPr>
        <w:t xml:space="preserve">##          </w:t>
      </w:r>
      <w:proofErr w:type="spellStart"/>
      <w:r w:rsidRPr="00656AFB">
        <w:rPr>
          <w:rStyle w:val="VerbatimChar"/>
          <w:sz w:val="20"/>
        </w:rPr>
        <w:t>Neg</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0.3937          </w:t>
      </w:r>
      <w:r w:rsidRPr="00656AFB">
        <w:rPr>
          <w:sz w:val="20"/>
        </w:rPr>
        <w:br/>
      </w:r>
      <w:r w:rsidRPr="00656AFB">
        <w:rPr>
          <w:rStyle w:val="VerbatimChar"/>
          <w:sz w:val="20"/>
        </w:rPr>
        <w:t xml:space="preserve">##              Prevalence : 0.7826          </w:t>
      </w:r>
      <w:r w:rsidRPr="00656AFB">
        <w:rPr>
          <w:sz w:val="20"/>
        </w:rPr>
        <w:br/>
      </w:r>
      <w:r w:rsidRPr="00656AFB">
        <w:rPr>
          <w:rStyle w:val="VerbatimChar"/>
          <w:sz w:val="20"/>
        </w:rPr>
        <w:t xml:space="preserve">##          Detection Rate : 0.7163          </w:t>
      </w:r>
      <w:r w:rsidRPr="00656AFB">
        <w:rPr>
          <w:sz w:val="20"/>
        </w:rPr>
        <w:br/>
      </w:r>
      <w:r w:rsidRPr="00656AFB">
        <w:rPr>
          <w:rStyle w:val="VerbatimChar"/>
          <w:sz w:val="20"/>
        </w:rPr>
        <w:t xml:space="preserve">##    Detection Prevalence : 0.8908          </w:t>
      </w:r>
      <w:r w:rsidRPr="00656AFB">
        <w:rPr>
          <w:sz w:val="20"/>
        </w:rPr>
        <w:br/>
      </w:r>
      <w:r w:rsidRPr="00656AFB">
        <w:rPr>
          <w:rStyle w:val="VerbatimChar"/>
          <w:sz w:val="20"/>
        </w:rPr>
        <w:t xml:space="preserve">##       Balanced Accuracy : 0.5566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'Positive' Class : 0               </w:t>
      </w:r>
      <w:r w:rsidRPr="00656AFB">
        <w:rPr>
          <w:sz w:val="20"/>
        </w:rPr>
        <w:br/>
      </w:r>
      <w:r w:rsidRPr="00656AFB">
        <w:rPr>
          <w:rStyle w:val="VerbatimChar"/>
          <w:sz w:val="20"/>
        </w:rPr>
        <w:t xml:space="preserve">## </w:t>
      </w:r>
    </w:p>
    <w:p w14:paraId="62192008" w14:textId="142A8586" w:rsidR="004449B2" w:rsidRPr="00192E13" w:rsidRDefault="004449B2" w:rsidP="00192E13"/>
    <w:p w14:paraId="37EF5A39" w14:textId="55946EA2" w:rsidR="0087699A" w:rsidRDefault="0087699A" w:rsidP="0087699A">
      <w:pPr>
        <w:pStyle w:val="Heading3"/>
        <w:rPr>
          <w:rFonts w:eastAsia="Times New Roman"/>
        </w:rPr>
      </w:pPr>
      <w:bookmarkStart w:id="252" w:name="_Toc26440355"/>
      <w:r>
        <w:rPr>
          <w:rFonts w:eastAsia="Times New Roman"/>
        </w:rPr>
        <w:t>3.6.3 10 Nearest Neighbors</w:t>
      </w:r>
      <w:bookmarkEnd w:id="252"/>
    </w:p>
    <w:p w14:paraId="3A651173" w14:textId="3792BD61" w:rsidR="00C8558B" w:rsidRPr="00E75CCF" w:rsidRDefault="004471EF" w:rsidP="00C8558B">
      <w:pPr>
        <w:rPr>
          <w:rFonts w:ascii="Times New Roman" w:hAnsi="Times New Roman" w:cs="Times New Roman"/>
          <w:sz w:val="24"/>
          <w:szCs w:val="24"/>
        </w:rPr>
      </w:pPr>
      <w:r w:rsidRPr="005B660F">
        <w:rPr>
          <w:rFonts w:ascii="Times New Roman" w:hAnsi="Times New Roman" w:cs="Times New Roman"/>
          <w:sz w:val="24"/>
          <w:szCs w:val="24"/>
        </w:rPr>
        <w:t>The confusion matrix</w:t>
      </w:r>
      <w:r>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r>
        <w:rPr>
          <w:rFonts w:ascii="Times New Roman" w:hAnsi="Times New Roman" w:cs="Times New Roman"/>
          <w:sz w:val="24"/>
          <w:szCs w:val="24"/>
        </w:rPr>
        <w:t>10 nearest neighbor</w:t>
      </w:r>
      <w:r w:rsidRPr="005B660F">
        <w:rPr>
          <w:rFonts w:ascii="Times New Roman" w:hAnsi="Times New Roman" w:cs="Times New Roman"/>
          <w:sz w:val="24"/>
          <w:szCs w:val="24"/>
        </w:rPr>
        <w:t xml:space="preserve"> results in an accuracy of </w:t>
      </w:r>
      <w:r>
        <w:rPr>
          <w:rFonts w:ascii="Times New Roman" w:hAnsi="Times New Roman" w:cs="Times New Roman"/>
          <w:sz w:val="24"/>
          <w:szCs w:val="24"/>
        </w:rPr>
        <w:t>.769</w:t>
      </w:r>
      <w:r w:rsidRPr="005B660F">
        <w:rPr>
          <w:rFonts w:ascii="Times New Roman" w:hAnsi="Times New Roman" w:cs="Times New Roman"/>
          <w:sz w:val="24"/>
          <w:szCs w:val="24"/>
        </w:rPr>
        <w:t xml:space="preserve"> and a specificity of </w:t>
      </w:r>
      <w:r>
        <w:rPr>
          <w:rFonts w:ascii="Times New Roman" w:hAnsi="Times New Roman" w:cs="Times New Roman"/>
          <w:sz w:val="24"/>
          <w:szCs w:val="24"/>
        </w:rPr>
        <w:t>.1497.</w:t>
      </w:r>
    </w:p>
    <w:p w14:paraId="48BE80E1" w14:textId="30FAFD48" w:rsidR="008D6623" w:rsidRDefault="008D6623" w:rsidP="008D6623">
      <w:pPr>
        <w:pStyle w:val="Caption"/>
        <w:keepNext/>
      </w:pPr>
      <w:bookmarkStart w:id="253" w:name="_Toc26440299"/>
      <w:r>
        <w:t xml:space="preserve">Table </w:t>
      </w:r>
      <w:r w:rsidR="00514A04">
        <w:fldChar w:fldCharType="begin"/>
      </w:r>
      <w:r w:rsidR="00514A04">
        <w:instrText xml:space="preserve"> SEQ Table \* ARABIC </w:instrText>
      </w:r>
      <w:r w:rsidR="00514A04">
        <w:fldChar w:fldCharType="separate"/>
      </w:r>
      <w:r w:rsidR="00914851">
        <w:rPr>
          <w:noProof/>
        </w:rPr>
        <w:t>23</w:t>
      </w:r>
      <w:r w:rsidR="00514A04">
        <w:rPr>
          <w:noProof/>
        </w:rPr>
        <w:fldChar w:fldCharType="end"/>
      </w:r>
      <w:r>
        <w:t>: Confusion matrix for 10NN analysis</w:t>
      </w:r>
      <w:bookmarkEnd w:id="253"/>
    </w:p>
    <w:p w14:paraId="4F10E27E" w14:textId="6EC6E883" w:rsidR="00777A38" w:rsidRPr="00E75CCF" w:rsidRDefault="00656AFB" w:rsidP="00E75CCF">
      <w:pPr>
        <w:pStyle w:val="SourceCode"/>
        <w:rPr>
          <w:sz w:val="20"/>
        </w:rPr>
      </w:pPr>
      <w:r w:rsidRPr="00656AFB">
        <w:rPr>
          <w:rStyle w:val="VerbatimChar"/>
          <w:sz w:val="20"/>
        </w:rPr>
        <w:t>## Confusion Matrix and Statistics</w:t>
      </w:r>
      <w:r w:rsidRPr="00656AFB">
        <w:rPr>
          <w:sz w:val="20"/>
        </w:rPr>
        <w:br/>
      </w:r>
      <w:r w:rsidRPr="00656AFB">
        <w:rPr>
          <w:rStyle w:val="VerbatimChar"/>
          <w:sz w:val="20"/>
        </w:rPr>
        <w:t xml:space="preserve">## </w:t>
      </w:r>
      <w:r w:rsidRPr="00656AFB">
        <w:rPr>
          <w:sz w:val="20"/>
        </w:rPr>
        <w:br/>
      </w:r>
      <w:r w:rsidRPr="00656AFB">
        <w:rPr>
          <w:rStyle w:val="VerbatimChar"/>
          <w:sz w:val="20"/>
        </w:rPr>
        <w:t>##           Reference</w:t>
      </w:r>
      <w:r w:rsidRPr="00656AFB">
        <w:rPr>
          <w:sz w:val="20"/>
        </w:rPr>
        <w:br/>
      </w:r>
      <w:r w:rsidRPr="00656AFB">
        <w:rPr>
          <w:rStyle w:val="VerbatimChar"/>
          <w:sz w:val="20"/>
        </w:rPr>
        <w:t>## Prediction    0    1</w:t>
      </w:r>
      <w:r w:rsidRPr="00656AFB">
        <w:rPr>
          <w:sz w:val="20"/>
        </w:rPr>
        <w:br/>
      </w:r>
      <w:r w:rsidRPr="00656AFB">
        <w:rPr>
          <w:rStyle w:val="VerbatimChar"/>
          <w:sz w:val="20"/>
        </w:rPr>
        <w:t>##          0 6628 1664</w:t>
      </w:r>
      <w:r w:rsidRPr="00656AFB">
        <w:rPr>
          <w:sz w:val="20"/>
        </w:rPr>
        <w:br/>
      </w:r>
      <w:r w:rsidRPr="00656AFB">
        <w:rPr>
          <w:rStyle w:val="VerbatimChar"/>
          <w:sz w:val="20"/>
        </w:rPr>
        <w:t>##          1  415  293</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Accuracy : 0.769           </w:t>
      </w:r>
      <w:r w:rsidRPr="00656AFB">
        <w:rPr>
          <w:sz w:val="20"/>
        </w:rPr>
        <w:br/>
      </w:r>
      <w:r w:rsidRPr="00656AFB">
        <w:rPr>
          <w:rStyle w:val="VerbatimChar"/>
          <w:sz w:val="20"/>
        </w:rPr>
        <w:t>##                  95% CI : (0.7602, 0.7777)</w:t>
      </w:r>
      <w:r w:rsidRPr="00656AFB">
        <w:rPr>
          <w:sz w:val="20"/>
        </w:rPr>
        <w:br/>
      </w:r>
      <w:r w:rsidRPr="00656AFB">
        <w:rPr>
          <w:rStyle w:val="VerbatimChar"/>
          <w:sz w:val="20"/>
        </w:rPr>
        <w:t xml:space="preserve">##     No Information Rate : 0.7826          </w:t>
      </w:r>
      <w:r w:rsidRPr="00656AFB">
        <w:rPr>
          <w:sz w:val="20"/>
        </w:rPr>
        <w:br/>
      </w:r>
      <w:r w:rsidRPr="00656AFB">
        <w:rPr>
          <w:rStyle w:val="VerbatimChar"/>
          <w:sz w:val="20"/>
        </w:rPr>
        <w:t>##     P-Value [</w:t>
      </w:r>
      <w:proofErr w:type="spellStart"/>
      <w:r w:rsidRPr="00656AFB">
        <w:rPr>
          <w:rStyle w:val="VerbatimChar"/>
          <w:sz w:val="20"/>
        </w:rPr>
        <w:t>Acc</w:t>
      </w:r>
      <w:proofErr w:type="spellEnd"/>
      <w:r w:rsidRPr="00656AFB">
        <w:rPr>
          <w:rStyle w:val="VerbatimChar"/>
          <w:sz w:val="20"/>
        </w:rPr>
        <w:t xml:space="preserve"> &gt; NIR] : 0.9991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Kappa : 0.118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w:t>
      </w:r>
      <w:proofErr w:type="spellStart"/>
      <w:r w:rsidRPr="00656AFB">
        <w:rPr>
          <w:rStyle w:val="VerbatimChar"/>
          <w:sz w:val="20"/>
        </w:rPr>
        <w:t>Mcnemar's</w:t>
      </w:r>
      <w:proofErr w:type="spellEnd"/>
      <w:r w:rsidRPr="00656AFB">
        <w:rPr>
          <w:rStyle w:val="VerbatimChar"/>
          <w:sz w:val="20"/>
        </w:rPr>
        <w:t xml:space="preserve"> Test P-Value : &lt;2e-16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Sensitivity : 0.9411          </w:t>
      </w:r>
      <w:r w:rsidRPr="00656AFB">
        <w:rPr>
          <w:sz w:val="20"/>
        </w:rPr>
        <w:br/>
      </w:r>
      <w:r w:rsidRPr="00656AFB">
        <w:rPr>
          <w:rStyle w:val="VerbatimChar"/>
          <w:sz w:val="20"/>
        </w:rPr>
        <w:t xml:space="preserve">##             Specificity : 0.1497          </w:t>
      </w:r>
      <w:r w:rsidRPr="00656AFB">
        <w:rPr>
          <w:sz w:val="20"/>
        </w:rPr>
        <w:br/>
      </w:r>
      <w:r w:rsidRPr="00656AFB">
        <w:rPr>
          <w:rStyle w:val="VerbatimChar"/>
          <w:sz w:val="20"/>
        </w:rPr>
        <w:t xml:space="preserve">##          </w:t>
      </w:r>
      <w:proofErr w:type="spellStart"/>
      <w:r w:rsidRPr="00656AFB">
        <w:rPr>
          <w:rStyle w:val="VerbatimChar"/>
          <w:sz w:val="20"/>
        </w:rPr>
        <w:t>Pos</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0.7993          </w:t>
      </w:r>
      <w:r w:rsidRPr="00656AFB">
        <w:rPr>
          <w:sz w:val="20"/>
        </w:rPr>
        <w:br/>
      </w:r>
      <w:r w:rsidRPr="00656AFB">
        <w:rPr>
          <w:rStyle w:val="VerbatimChar"/>
          <w:sz w:val="20"/>
        </w:rPr>
        <w:t xml:space="preserve">##          </w:t>
      </w:r>
      <w:proofErr w:type="spellStart"/>
      <w:r w:rsidRPr="00656AFB">
        <w:rPr>
          <w:rStyle w:val="VerbatimChar"/>
          <w:sz w:val="20"/>
        </w:rPr>
        <w:t>Neg</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0.4138          </w:t>
      </w:r>
      <w:r w:rsidRPr="00656AFB">
        <w:rPr>
          <w:sz w:val="20"/>
        </w:rPr>
        <w:br/>
      </w:r>
      <w:r w:rsidRPr="00656AFB">
        <w:rPr>
          <w:rStyle w:val="VerbatimChar"/>
          <w:sz w:val="20"/>
        </w:rPr>
        <w:t xml:space="preserve">##              Prevalence : 0.7826          </w:t>
      </w:r>
      <w:r w:rsidRPr="00656AFB">
        <w:rPr>
          <w:sz w:val="20"/>
        </w:rPr>
        <w:br/>
      </w:r>
      <w:r w:rsidRPr="00656AFB">
        <w:rPr>
          <w:rStyle w:val="VerbatimChar"/>
          <w:sz w:val="20"/>
        </w:rPr>
        <w:t xml:space="preserve">##          Detection Rate : 0.7364          </w:t>
      </w:r>
      <w:r w:rsidRPr="00656AFB">
        <w:rPr>
          <w:sz w:val="20"/>
        </w:rPr>
        <w:br/>
      </w:r>
      <w:r w:rsidRPr="00656AFB">
        <w:rPr>
          <w:rStyle w:val="VerbatimChar"/>
          <w:sz w:val="20"/>
        </w:rPr>
        <w:t xml:space="preserve">##    Detection Prevalence : 0.9213          </w:t>
      </w:r>
      <w:r w:rsidRPr="00656AFB">
        <w:rPr>
          <w:sz w:val="20"/>
        </w:rPr>
        <w:br/>
      </w:r>
      <w:r w:rsidRPr="00656AFB">
        <w:rPr>
          <w:rStyle w:val="VerbatimChar"/>
          <w:sz w:val="20"/>
        </w:rPr>
        <w:t xml:space="preserve">##       Balanced Accuracy : 0.5454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'Positive' Class : 0               </w:t>
      </w:r>
      <w:r w:rsidRPr="00656AFB">
        <w:rPr>
          <w:sz w:val="20"/>
        </w:rPr>
        <w:br/>
      </w:r>
      <w:r w:rsidRPr="00656AFB">
        <w:rPr>
          <w:rStyle w:val="VerbatimChar"/>
          <w:sz w:val="20"/>
        </w:rPr>
        <w:t xml:space="preserve">## </w:t>
      </w:r>
    </w:p>
    <w:p w14:paraId="66B6F82A" w14:textId="04D7EBCB" w:rsidR="0087699A" w:rsidRDefault="00514A04" w:rsidP="00192E13">
      <w:pPr>
        <w:pStyle w:val="Heading2"/>
      </w:pPr>
      <w:bookmarkStart w:id="254" w:name="_Toc26440356"/>
      <w:r>
        <w:t>3.7 Principal Component</w:t>
      </w:r>
      <w:r w:rsidR="0087699A">
        <w:t xml:space="preserve"> Analysis</w:t>
      </w:r>
      <w:bookmarkEnd w:id="254"/>
    </w:p>
    <w:p w14:paraId="1ECC3F25" w14:textId="21FA83D9" w:rsidR="00B74E7B" w:rsidRPr="002C2235" w:rsidRDefault="00C8558B" w:rsidP="00C8558B">
      <w:pPr>
        <w:rPr>
          <w:rFonts w:ascii="Times New Roman" w:hAnsi="Times New Roman" w:cs="Times New Roman"/>
          <w:sz w:val="24"/>
          <w:szCs w:val="24"/>
        </w:rPr>
      </w:pPr>
      <w:r w:rsidRPr="002C2235">
        <w:rPr>
          <w:rFonts w:ascii="Times New Roman" w:hAnsi="Times New Roman" w:cs="Times New Roman"/>
          <w:sz w:val="24"/>
          <w:szCs w:val="24"/>
        </w:rPr>
        <w:t>We use princip</w:t>
      </w:r>
      <w:ins w:id="255" w:author="Roxanne Salinas" w:date="2019-12-05T17:44:00Z">
        <w:r w:rsidR="00264E1E">
          <w:rPr>
            <w:rFonts w:ascii="Times New Roman" w:hAnsi="Times New Roman" w:cs="Times New Roman"/>
            <w:sz w:val="24"/>
            <w:szCs w:val="24"/>
          </w:rPr>
          <w:t>al</w:t>
        </w:r>
      </w:ins>
      <w:del w:id="256" w:author="Roxanne Salinas" w:date="2019-12-05T17:44:00Z">
        <w:r w:rsidRPr="002C2235" w:rsidDel="00264E1E">
          <w:rPr>
            <w:rFonts w:ascii="Times New Roman" w:hAnsi="Times New Roman" w:cs="Times New Roman"/>
            <w:sz w:val="24"/>
            <w:szCs w:val="24"/>
          </w:rPr>
          <w:delText>le</w:delText>
        </w:r>
      </w:del>
      <w:r w:rsidRPr="002C2235">
        <w:rPr>
          <w:rFonts w:ascii="Times New Roman" w:hAnsi="Times New Roman" w:cs="Times New Roman"/>
          <w:sz w:val="24"/>
          <w:szCs w:val="24"/>
        </w:rPr>
        <w:t xml:space="preserve"> component analysis (PCA) to transform the number of correlated variables into smaller number of uncorrelated variables called principle components. PCA is most commonly used to condense the information contained in </w:t>
      </w:r>
      <w:r w:rsidR="0027455C" w:rsidRPr="002C2235">
        <w:rPr>
          <w:rFonts w:ascii="Times New Roman" w:hAnsi="Times New Roman" w:cs="Times New Roman"/>
          <w:sz w:val="24"/>
          <w:szCs w:val="24"/>
        </w:rPr>
        <w:t>many</w:t>
      </w:r>
      <w:r w:rsidRPr="002C2235">
        <w:rPr>
          <w:rFonts w:ascii="Times New Roman" w:hAnsi="Times New Roman" w:cs="Times New Roman"/>
          <w:sz w:val="24"/>
          <w:szCs w:val="24"/>
        </w:rPr>
        <w:t xml:space="preserve"> original variables into a smaller set of new composite dimensions, with a minimum loss of information. </w:t>
      </w:r>
    </w:p>
    <w:p w14:paraId="5F137A41" w14:textId="3BD2F10A" w:rsidR="002C2235" w:rsidRDefault="002C2235" w:rsidP="00C8558B">
      <w:pPr>
        <w:rPr>
          <w:rFonts w:ascii="Times New Roman" w:eastAsiaTheme="minorEastAsia" w:hAnsi="Times New Roman" w:cs="Times New Roman"/>
          <w:sz w:val="24"/>
          <w:szCs w:val="24"/>
        </w:rPr>
      </w:pPr>
      <w:r w:rsidRPr="002C2235">
        <w:rPr>
          <w:rFonts w:ascii="Times New Roman" w:hAnsi="Times New Roman" w:cs="Times New Roman"/>
          <w:sz w:val="24"/>
          <w:szCs w:val="24"/>
        </w:rPr>
        <w:t xml:space="preserve">Let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nxp</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have a covariance matrix </w:t>
      </w:r>
      <w:r w:rsidR="00304134" w:rsidRPr="00304134">
        <w:rPr>
          <w:rFonts w:ascii="Times New Roman" w:eastAsiaTheme="minorEastAsia" w:hAnsi="Times New Roman" w:cs="Times New Roman"/>
          <w:b/>
          <w:sz w:val="24"/>
          <w:szCs w:val="24"/>
        </w:rPr>
        <w:t>Σ</w:t>
      </w:r>
      <w:r>
        <w:rPr>
          <w:rFonts w:ascii="Times New Roman" w:eastAsiaTheme="minorEastAsia" w:hAnsi="Times New Roman" w:cs="Times New Roman"/>
          <w:sz w:val="24"/>
          <w:szCs w:val="24"/>
        </w:rPr>
        <w:t xml:space="preserve">, with eigen value-eigenvector pairs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 …,</m:t>
        </m:r>
      </m:oMath>
    </w:p>
    <w:p w14:paraId="4DC67EE5" w14:textId="77777777" w:rsidR="00080159" w:rsidRPr="00080159" w:rsidRDefault="00514A04" w:rsidP="00C8558B">
      <w:pPr>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e>
        </m:d>
        <m:r>
          <w:rPr>
            <w:rFonts w:ascii="Cambria Math" w:eastAsiaTheme="minorEastAsia" w:hAnsi="Cambria Math" w:cs="Times New Roman"/>
            <w:sz w:val="24"/>
            <w:szCs w:val="24"/>
          </w:rPr>
          <m:t xml:space="preserve">  </m:t>
        </m:r>
      </m:oMath>
      <w:r w:rsidR="002C2235">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≥0 .</m:t>
        </m:r>
      </m:oMath>
    </w:p>
    <w:p w14:paraId="197C432B" w14:textId="16F98335" w:rsidR="00080159" w:rsidRPr="00080159" w:rsidRDefault="00080159" w:rsidP="00C8558B">
      <w:pP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Let </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W</m:t>
              </m:r>
            </m:e>
            <m:sub>
              <m:r>
                <m:rPr>
                  <m:sty m:val="bi"/>
                </m:rPr>
                <w:rPr>
                  <w:rFonts w:ascii="Cambria Math" w:eastAsiaTheme="minorEastAsia" w:hAnsi="Cambria Math" w:cs="Times New Roman"/>
                  <w:sz w:val="24"/>
                  <w:szCs w:val="24"/>
                </w:rPr>
                <m:t>p x p</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e>
          </m:d>
        </m:oMath>
      </m:oMathPara>
    </w:p>
    <w:p w14:paraId="238EDDAB" w14:textId="4589FBB2" w:rsidR="002C2235" w:rsidRPr="00080159" w:rsidRDefault="002C2235" w:rsidP="00C855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Then, </w:t>
      </w:r>
      <m:oMath>
        <m:r>
          <m:rPr>
            <m:sty m:val="bi"/>
          </m:rPr>
          <w:rPr>
            <w:rFonts w:ascii="Cambria Math" w:eastAsiaTheme="minorEastAsia" w:hAnsi="Cambria Math" w:cs="Times New Roman"/>
            <w:sz w:val="24"/>
            <w:szCs w:val="24"/>
          </w:rPr>
          <m:t>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 xml:space="preserve">XW  </m:t>
        </m:r>
      </m:oMath>
      <w:r w:rsidR="00304134">
        <w:rPr>
          <w:rFonts w:ascii="Times New Roman" w:eastAsiaTheme="minorEastAsia" w:hAnsi="Times New Roman" w:cs="Times New Roman"/>
          <w:sz w:val="24"/>
          <w:szCs w:val="24"/>
        </w:rPr>
        <w:t xml:space="preserve">are the principal components of </w:t>
      </w:r>
      <w:r w:rsidR="00304134" w:rsidRPr="00304134">
        <w:rPr>
          <w:rFonts w:ascii="Times New Roman" w:eastAsiaTheme="minorEastAsia" w:hAnsi="Times New Roman" w:cs="Times New Roman"/>
          <w:b/>
          <w:sz w:val="24"/>
          <w:szCs w:val="24"/>
        </w:rPr>
        <w:t>X</w:t>
      </w:r>
      <w:r w:rsidR="00304134">
        <w:rPr>
          <w:rFonts w:ascii="Times New Roman" w:eastAsiaTheme="minorEastAsia" w:hAnsi="Times New Roman" w:cs="Times New Roman"/>
          <w:b/>
          <w:sz w:val="24"/>
          <w:szCs w:val="24"/>
        </w:rPr>
        <w:t>.</w:t>
      </w:r>
      <w:r w:rsidR="00080159">
        <w:rPr>
          <w:rFonts w:ascii="Times New Roman" w:eastAsiaTheme="minorEastAsia" w:hAnsi="Times New Roman" w:cs="Times New Roman"/>
          <w:b/>
          <w:sz w:val="24"/>
          <w:szCs w:val="24"/>
        </w:rPr>
        <w:t xml:space="preserve"> </w:t>
      </w:r>
      <w:r w:rsidR="00080159" w:rsidRPr="00080159">
        <w:rPr>
          <w:rFonts w:ascii="Times New Roman" w:eastAsiaTheme="minorEastAsia" w:hAnsi="Times New Roman" w:cs="Times New Roman"/>
          <w:sz w:val="24"/>
          <w:szCs w:val="24"/>
        </w:rPr>
        <w:t xml:space="preserve">The first </w:t>
      </w:r>
      <w:r w:rsidR="00080159" w:rsidRPr="00080159">
        <w:rPr>
          <w:rFonts w:ascii="Times New Roman" w:eastAsiaTheme="minorEastAsia" w:hAnsi="Times New Roman" w:cs="Times New Roman"/>
          <w:b/>
          <w:sz w:val="24"/>
          <w:szCs w:val="24"/>
        </w:rPr>
        <w:t>L</w:t>
      </w:r>
      <w:r w:rsidR="00080159">
        <w:rPr>
          <w:rFonts w:ascii="Times New Roman" w:eastAsiaTheme="minorEastAsia" w:hAnsi="Times New Roman" w:cs="Times New Roman"/>
          <w:b/>
          <w:sz w:val="24"/>
          <w:szCs w:val="24"/>
        </w:rPr>
        <w:t xml:space="preserve"> </w:t>
      </w:r>
      <w:r w:rsidR="00080159">
        <w:rPr>
          <w:rFonts w:ascii="Times New Roman" w:eastAsiaTheme="minorEastAsia" w:hAnsi="Times New Roman" w:cs="Times New Roman"/>
          <w:sz w:val="24"/>
          <w:szCs w:val="24"/>
        </w:rPr>
        <w:t>principal components are then expressed as</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W</m:t>
            </m:r>
          </m:e>
          <m:sub>
            <m:r>
              <m:rPr>
                <m:sty m:val="bi"/>
              </m:rPr>
              <w:rPr>
                <w:rFonts w:ascii="Cambria Math" w:eastAsiaTheme="minorEastAsia" w:hAnsi="Cambria Math" w:cs="Times New Roman"/>
                <w:sz w:val="24"/>
                <w:szCs w:val="24"/>
              </w:rPr>
              <m:t>L</m:t>
            </m:r>
          </m:sub>
        </m:sSub>
        <m:r>
          <m:rPr>
            <m:sty m:val="bi"/>
          </m:rPr>
          <w:rPr>
            <w:rFonts w:ascii="Cambria Math" w:eastAsiaTheme="minorEastAsia" w:hAnsi="Cambria Math" w:cs="Times New Roman"/>
            <w:sz w:val="24"/>
            <w:szCs w:val="24"/>
          </w:rPr>
          <m:t xml:space="preserve">  </m:t>
        </m:r>
      </m:oMath>
      <w:r w:rsidR="00080159" w:rsidRPr="00080159">
        <w:rPr>
          <w:rFonts w:ascii="Times New Roman" w:eastAsiaTheme="minorEastAsia" w:hAnsi="Times New Roman" w:cs="Times New Roman"/>
          <w:sz w:val="24"/>
          <w:szCs w:val="24"/>
        </w:rPr>
        <w:t>where</w:t>
      </w:r>
      <w:r w:rsidR="0008015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W</m:t>
            </m:r>
          </m:e>
          <m:sub>
            <m:r>
              <m:rPr>
                <m:sty m:val="bi"/>
              </m:rPr>
              <w:rPr>
                <w:rFonts w:ascii="Cambria Math" w:eastAsiaTheme="minorEastAsia" w:hAnsi="Cambria Math" w:cs="Times New Roman"/>
                <w:sz w:val="24"/>
                <w:szCs w:val="24"/>
              </w:rPr>
              <m:t>L</m:t>
            </m:r>
          </m:sub>
        </m:sSub>
        <m:r>
          <m:rPr>
            <m:sty m:val="bi"/>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L</m:t>
                </m:r>
              </m:sub>
            </m:sSub>
          </m:e>
        </m:d>
        <m:r>
          <w:rPr>
            <w:rFonts w:ascii="Cambria Math" w:eastAsiaTheme="minorEastAsia" w:hAnsi="Cambria Math" w:cs="Times New Roman"/>
            <w:sz w:val="24"/>
            <w:szCs w:val="24"/>
          </w:rPr>
          <m:t xml:space="preserve"> for L≤p</m:t>
        </m:r>
      </m:oMath>
    </w:p>
    <w:p w14:paraId="194C3EC5" w14:textId="060B50A4" w:rsidR="00304134" w:rsidRDefault="00304134" w:rsidP="00C8558B">
      <w:pPr>
        <w:rPr>
          <w:rFonts w:ascii="Times New Roman" w:eastAsiaTheme="minorEastAsia" w:hAnsi="Times New Roman" w:cs="Times New Roman"/>
          <w:sz w:val="24"/>
          <w:szCs w:val="24"/>
        </w:rPr>
      </w:pPr>
      <w:r w:rsidRPr="00304134">
        <w:rPr>
          <w:rFonts w:ascii="Times New Roman" w:eastAsiaTheme="minorEastAsia" w:hAnsi="Times New Roman" w:cs="Times New Roman"/>
          <w:sz w:val="24"/>
          <w:szCs w:val="24"/>
        </w:rPr>
        <w:t>In our case</w:t>
      </w:r>
      <w:r>
        <w:rPr>
          <w:rFonts w:ascii="Times New Roman" w:eastAsiaTheme="minorEastAsia" w:hAnsi="Times New Roman" w:cs="Times New Roman"/>
          <w:sz w:val="24"/>
          <w:szCs w:val="24"/>
        </w:rPr>
        <w:t xml:space="preserve">, we standardized the </w:t>
      </w:r>
      <w:r w:rsidRPr="00304134">
        <w:rPr>
          <w:rFonts w:ascii="Times New Roman" w:eastAsiaTheme="minorEastAsia" w:hAnsi="Times New Roman" w:cs="Times New Roman"/>
          <w:b/>
          <w:sz w:val="24"/>
          <w:szCs w:val="24"/>
        </w:rPr>
        <w:t>X</w:t>
      </w:r>
      <w:r>
        <w:rPr>
          <w:rFonts w:ascii="Times New Roman" w:eastAsiaTheme="minorEastAsia" w:hAnsi="Times New Roman" w:cs="Times New Roman"/>
          <w:b/>
          <w:sz w:val="24"/>
          <w:szCs w:val="24"/>
        </w:rPr>
        <w:t xml:space="preserve"> </w:t>
      </w:r>
      <w:r w:rsidR="00101762">
        <w:rPr>
          <w:rFonts w:ascii="Times New Roman" w:eastAsiaTheme="minorEastAsia" w:hAnsi="Times New Roman" w:cs="Times New Roman"/>
          <w:sz w:val="24"/>
          <w:szCs w:val="24"/>
        </w:rPr>
        <w:t>variables. As such,</w:t>
      </w:r>
      <w:r>
        <w:rPr>
          <w:rFonts w:ascii="Times New Roman" w:eastAsiaTheme="minorEastAsia" w:hAnsi="Times New Roman" w:cs="Times New Roman"/>
          <w:sz w:val="24"/>
          <w:szCs w:val="24"/>
        </w:rPr>
        <w:t xml:space="preserve"> the principal components are obtained from the correlation matrix </w:t>
      </w:r>
      <w:r w:rsidR="00AA7FF9">
        <w:rPr>
          <w:rFonts w:ascii="Times New Roman" w:eastAsiaTheme="minorEastAsia" w:hAnsi="Times New Roman" w:cs="Times New Roman"/>
          <w:sz w:val="24"/>
          <w:szCs w:val="24"/>
        </w:rPr>
        <w:t>of</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Z</m:t>
            </m:r>
          </m:e>
          <m:sub>
            <m:r>
              <w:rPr>
                <w:rFonts w:ascii="Cambria Math" w:eastAsiaTheme="minorEastAsia" w:hAnsi="Cambria Math" w:cs="Times New Roman"/>
                <w:sz w:val="24"/>
                <w:szCs w:val="24"/>
              </w:rPr>
              <m:t>n x p</m:t>
            </m:r>
          </m:sub>
        </m:sSub>
      </m:oMath>
      <w:r>
        <w:rPr>
          <w:rFonts w:ascii="Times New Roman" w:eastAsiaTheme="minorEastAsia" w:hAnsi="Times New Roman" w:cs="Times New Roman"/>
          <w:sz w:val="24"/>
          <w:szCs w:val="24"/>
        </w:rPr>
        <w:t xml:space="preserve">, </w:t>
      </w:r>
    </w:p>
    <w:p w14:paraId="0D999037" w14:textId="5C404333" w:rsidR="00304134" w:rsidRPr="00AA7FF9" w:rsidRDefault="00AA7FF9" w:rsidP="00C8558B">
      <w:pP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where, </m:t>
          </m:r>
        </m:oMath>
      </m:oMathPara>
    </w:p>
    <w:p w14:paraId="38C12360" w14:textId="20BC7A13" w:rsidR="00304134" w:rsidRPr="00304134" w:rsidRDefault="00304134" w:rsidP="00304134">
      <w:pPr>
        <w:rPr>
          <w:rFonts w:ascii="Times New Roman" w:eastAsiaTheme="minorEastAsia" w:hAnsi="Times New Roman" w:cs="Times New Roman"/>
          <w:sz w:val="24"/>
          <w:szCs w:val="24"/>
        </w:rPr>
      </w:pPr>
      <m:oMathPara>
        <m:oMathParaPr>
          <m:jc m:val="left"/>
        </m:oMathParaPr>
        <m:oMath>
          <m:r>
            <m:rPr>
              <m:sty m:val="bi"/>
            </m:rPr>
            <w:rPr>
              <w:rFonts w:ascii="Cambria Math" w:eastAsiaTheme="minorEastAsia" w:hAnsi="Cambria Math" w:cs="Times New Roman"/>
              <w:sz w:val="24"/>
              <w:szCs w:val="24"/>
            </w:rPr>
            <m:t>Z</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b"/>
                        </m:rPr>
                        <w:rPr>
                          <w:rFonts w:ascii="Cambria Math" w:eastAsiaTheme="minorEastAsia" w:hAnsi="Cambria Math" w:cs="Times New Roman"/>
                          <w:sz w:val="24"/>
                          <w:szCs w:val="24"/>
                        </w:rPr>
                        <m:t>Σ</m:t>
                      </m:r>
                    </m:e>
                    <m:sup>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d>
            </m:e>
            <m:sup>
              <m:r>
                <w:rPr>
                  <w:rFonts w:ascii="Cambria Math" w:eastAsiaTheme="minorEastAsia" w:hAnsi="Cambria Math" w:cs="Times New Roman"/>
                  <w:sz w:val="24"/>
                  <w:szCs w:val="24"/>
                </w:rPr>
                <m:t>-1</m:t>
              </m:r>
            </m:sup>
          </m:sSup>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X-μ</m:t>
              </m:r>
            </m:e>
          </m:d>
          <m:r>
            <w:rPr>
              <w:rFonts w:ascii="Cambria Math" w:eastAsiaTheme="minorEastAsia" w:hAnsi="Cambria Math" w:cs="Times New Roman"/>
              <w:sz w:val="24"/>
              <w:szCs w:val="24"/>
            </w:rPr>
            <m:t xml:space="preserve">   with Cov</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ρ,</m:t>
          </m:r>
          <m:r>
            <w:rPr>
              <w:rFonts w:ascii="Cambria Math" w:eastAsiaTheme="minorEastAsia" w:hAnsi="Cambria Math" w:cs="Times New Roman"/>
              <w:sz w:val="24"/>
              <w:szCs w:val="24"/>
            </w:rPr>
            <m:t xml:space="preserve"> which is a correlation matrix with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oMath>
      </m:oMathPara>
    </w:p>
    <w:p w14:paraId="603C594B" w14:textId="1D2F5FA3" w:rsidR="00304134" w:rsidRPr="00761D68" w:rsidRDefault="00304134" w:rsidP="00304134">
      <w:pP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e>
        </m:d>
      </m:oMath>
      <w:r w:rsidR="00761D68">
        <w:rPr>
          <w:rFonts w:ascii="Times New Roman" w:eastAsiaTheme="minorEastAsia" w:hAnsi="Times New Roman" w:cs="Times New Roman"/>
          <w:sz w:val="24"/>
          <w:szCs w:val="24"/>
        </w:rPr>
        <w:t xml:space="preserve"> eigenvalue -</w:t>
      </w:r>
      <w:r>
        <w:rPr>
          <w:rFonts w:ascii="Times New Roman" w:eastAsiaTheme="minorEastAsia" w:hAnsi="Times New Roman" w:cs="Times New Roman"/>
          <w:sz w:val="24"/>
          <w:szCs w:val="24"/>
        </w:rPr>
        <w:t xml:space="preserve"> eigenvector pairs. However, the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derived from </w:t>
      </w:r>
      <w:r w:rsidRPr="00304134">
        <w:rPr>
          <w:rFonts w:ascii="Times New Roman" w:eastAsiaTheme="minorEastAsia" w:hAnsi="Times New Roman" w:cs="Times New Roman"/>
          <w:b/>
          <w:sz w:val="24"/>
          <w:szCs w:val="24"/>
        </w:rPr>
        <w:t>Σ</w:t>
      </w:r>
      <w:r w:rsidR="00761D68">
        <w:rPr>
          <w:rFonts w:ascii="Times New Roman" w:eastAsiaTheme="minorEastAsia" w:hAnsi="Times New Roman" w:cs="Times New Roman"/>
          <w:b/>
          <w:sz w:val="24"/>
          <w:szCs w:val="24"/>
        </w:rPr>
        <w:t xml:space="preserve"> </w:t>
      </w:r>
      <w:r w:rsidR="00761D68" w:rsidRPr="00761D68">
        <w:rPr>
          <w:rFonts w:ascii="Times New Roman" w:eastAsiaTheme="minorEastAsia" w:hAnsi="Times New Roman" w:cs="Times New Roman"/>
          <w:sz w:val="24"/>
          <w:szCs w:val="24"/>
        </w:rPr>
        <w:t>are</w:t>
      </w:r>
      <w:r w:rsidR="00761D68">
        <w:rPr>
          <w:rFonts w:ascii="Times New Roman" w:eastAsiaTheme="minorEastAsia" w:hAnsi="Times New Roman" w:cs="Times New Roman"/>
          <w:sz w:val="24"/>
          <w:szCs w:val="24"/>
        </w:rPr>
        <w:t xml:space="preserve">, in general, not same as </w:t>
      </w:r>
      <w:r w:rsidR="008033DE">
        <w:rPr>
          <w:rFonts w:ascii="Times New Roman" w:eastAsiaTheme="minorEastAsia" w:hAnsi="Times New Roman" w:cs="Times New Roman"/>
          <w:sz w:val="24"/>
          <w:szCs w:val="24"/>
        </w:rPr>
        <w:t>those</w:t>
      </w:r>
      <w:r w:rsidR="00761D68">
        <w:rPr>
          <w:rFonts w:ascii="Times New Roman" w:eastAsiaTheme="minorEastAsia" w:hAnsi="Times New Roman" w:cs="Times New Roman"/>
          <w:sz w:val="24"/>
          <w:szCs w:val="24"/>
        </w:rPr>
        <w:t xml:space="preserve"> derived from </w:t>
      </w:r>
      <m:oMath>
        <m:r>
          <m:rPr>
            <m:sty m:val="bi"/>
          </m:rPr>
          <w:rPr>
            <w:rFonts w:ascii="Cambria Math" w:eastAsiaTheme="minorEastAsia" w:hAnsi="Cambria Math" w:cs="Times New Roman"/>
            <w:sz w:val="24"/>
            <w:szCs w:val="24"/>
          </w:rPr>
          <m:t>ρ.</m:t>
        </m:r>
      </m:oMath>
    </w:p>
    <w:p w14:paraId="7723DCD6" w14:textId="37B61FA4" w:rsidR="00304134" w:rsidRDefault="00304134" w:rsidP="00C855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w:t>
      </w:r>
      <w:r w:rsidR="00761D68">
        <w:rPr>
          <w:rFonts w:ascii="Times New Roman" w:eastAsiaTheme="minorEastAsia" w:hAnsi="Times New Roman" w:cs="Times New Roman"/>
          <w:sz w:val="24"/>
          <w:szCs w:val="24"/>
        </w:rPr>
        <w:t xml:space="preserve"> the principal components (</w:t>
      </w:r>
      <w:r w:rsidR="00080159">
        <w:rPr>
          <w:rFonts w:ascii="Times New Roman" w:eastAsiaTheme="minorEastAsia" w:hAnsi="Times New Roman" w:cs="Times New Roman"/>
          <w:b/>
          <w:sz w:val="24"/>
          <w:szCs w:val="24"/>
        </w:rPr>
        <w:t>S</w:t>
      </w:r>
      <w:r w:rsidR="00761D68">
        <w:rPr>
          <w:rFonts w:ascii="Times New Roman" w:eastAsiaTheme="minorEastAsia" w:hAnsi="Times New Roman" w:cs="Times New Roman"/>
          <w:sz w:val="24"/>
          <w:szCs w:val="24"/>
        </w:rPr>
        <w:t xml:space="preserve">) derived from </w:t>
      </w:r>
      <w:r w:rsidR="00761D68" w:rsidRPr="00761D68">
        <w:rPr>
          <w:rFonts w:ascii="Times New Roman" w:eastAsiaTheme="minorEastAsia" w:hAnsi="Times New Roman" w:cs="Times New Roman"/>
          <w:b/>
          <w:sz w:val="24"/>
          <w:szCs w:val="24"/>
        </w:rPr>
        <w:t>Z</w:t>
      </w:r>
      <w:r w:rsidR="00761D68">
        <w:rPr>
          <w:rFonts w:ascii="Times New Roman" w:eastAsiaTheme="minorEastAsia" w:hAnsi="Times New Roman" w:cs="Times New Roman"/>
          <w:b/>
          <w:sz w:val="24"/>
          <w:szCs w:val="24"/>
        </w:rPr>
        <w:t xml:space="preserve"> </w:t>
      </w:r>
      <w:r w:rsidR="00761D68">
        <w:rPr>
          <w:rFonts w:ascii="Times New Roman" w:eastAsiaTheme="minorEastAsia" w:hAnsi="Times New Roman" w:cs="Times New Roman"/>
          <w:sz w:val="24"/>
          <w:szCs w:val="24"/>
        </w:rPr>
        <w:t>are expressed as:</w:t>
      </w:r>
    </w:p>
    <w:p w14:paraId="6303F32D" w14:textId="44AA0DBB" w:rsidR="00080159" w:rsidRPr="00080159" w:rsidRDefault="00080159" w:rsidP="00080159">
      <w:pPr>
        <w:rPr>
          <w:rFonts w:ascii="Times New Roman" w:eastAsiaTheme="minorEastAsia" w:hAnsi="Times New Roman" w:cs="Times New Roman"/>
          <w:sz w:val="24"/>
          <w:szCs w:val="24"/>
        </w:rPr>
      </w:pPr>
      <m:oMathPara>
        <m:oMathParaPr>
          <m:jc m:val="left"/>
        </m:oMathParaPr>
        <m:oMath>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ZW=</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b"/>
                        </m:rPr>
                        <w:rPr>
                          <w:rFonts w:ascii="Cambria Math" w:eastAsiaTheme="minorEastAsia" w:hAnsi="Cambria Math" w:cs="Times New Roman"/>
                          <w:sz w:val="24"/>
                          <w:szCs w:val="24"/>
                        </w:rPr>
                        <m:t>Σ</m:t>
                      </m:r>
                    </m:e>
                    <m:sup>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d>
            </m:e>
            <m:sup>
              <m:r>
                <w:rPr>
                  <w:rFonts w:ascii="Cambria Math" w:eastAsiaTheme="minorEastAsia" w:hAnsi="Cambria Math" w:cs="Times New Roman"/>
                  <w:sz w:val="24"/>
                  <w:szCs w:val="24"/>
                </w:rPr>
                <m:t>-1</m:t>
              </m:r>
            </m:sup>
          </m:sSup>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X-μ</m:t>
              </m:r>
            </m:e>
          </m:d>
          <m:r>
            <m:rPr>
              <m:sty m:val="bi"/>
            </m:rPr>
            <w:rPr>
              <w:rFonts w:ascii="Cambria Math" w:eastAsiaTheme="minorEastAsia" w:hAnsi="Cambria Math" w:cs="Times New Roman"/>
              <w:sz w:val="24"/>
              <w:szCs w:val="24"/>
            </w:rPr>
            <m:t xml:space="preserve">W,  </m:t>
          </m:r>
          <m:r>
            <w:rPr>
              <w:rFonts w:ascii="Cambria Math" w:eastAsiaTheme="minorEastAsia" w:hAnsi="Cambria Math" w:cs="Times New Roman"/>
              <w:sz w:val="24"/>
              <w:szCs w:val="24"/>
            </w:rPr>
            <m:t>and</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the first L principal componenets of  </m:t>
          </m:r>
          <m:r>
            <m:rPr>
              <m:sty m:val="bi"/>
            </m:rPr>
            <w:rPr>
              <w:rFonts w:ascii="Cambria Math" w:eastAsiaTheme="minorEastAsia" w:hAnsi="Cambria Math" w:cs="Times New Roman"/>
              <w:sz w:val="24"/>
              <w:szCs w:val="24"/>
            </w:rPr>
            <m:t>Z</m:t>
          </m:r>
          <m:r>
            <w:rPr>
              <w:rFonts w:ascii="Cambria Math" w:eastAsiaTheme="minorEastAsia" w:hAnsi="Cambria Math" w:cs="Times New Roman"/>
              <w:sz w:val="24"/>
              <w:szCs w:val="24"/>
            </w:rPr>
            <m:t xml:space="preserve"> are</m:t>
          </m:r>
        </m:oMath>
      </m:oMathPara>
    </w:p>
    <w:p w14:paraId="0A9531BC" w14:textId="0F82F8CF" w:rsidR="00834458" w:rsidRPr="00080159" w:rsidRDefault="00514A04" w:rsidP="00080159">
      <w:pPr>
        <w:rPr>
          <w:rFonts w:ascii="Times New Roman" w:hAnsi="Times New Roman" w:cs="Times New Roman"/>
          <w:sz w:val="24"/>
          <w:szCs w:val="24"/>
        </w:rPr>
      </w:pP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 xml:space="preserve"> S</m:t>
            </m:r>
          </m:e>
          <m:sub>
            <m:r>
              <m:rPr>
                <m:sty m:val="bi"/>
              </m:rP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Z</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W</m:t>
            </m:r>
          </m:e>
          <m:sub>
            <m:r>
              <m:rPr>
                <m:sty m:val="bi"/>
              </m:rPr>
              <w:rPr>
                <w:rFonts w:ascii="Cambria Math" w:eastAsiaTheme="minorEastAsia" w:hAnsi="Cambria Math" w:cs="Times New Roman"/>
                <w:sz w:val="24"/>
                <w:szCs w:val="24"/>
              </w:rPr>
              <m:t>L</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b"/>
                      </m:rPr>
                      <w:rPr>
                        <w:rFonts w:ascii="Cambria Math" w:eastAsiaTheme="minorEastAsia" w:hAnsi="Cambria Math" w:cs="Times New Roman"/>
                        <w:sz w:val="24"/>
                        <w:szCs w:val="24"/>
                      </w:rPr>
                      <m:t>Σ</m:t>
                    </m:r>
                  </m:e>
                  <m:sup>
                    <m:f>
                      <m:fPr>
                        <m:type m:val="lin"/>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d>
          </m:e>
          <m:sup>
            <m:r>
              <w:rPr>
                <w:rFonts w:ascii="Cambria Math" w:eastAsiaTheme="minorEastAsia" w:hAnsi="Cambria Math" w:cs="Times New Roman"/>
                <w:sz w:val="24"/>
                <w:szCs w:val="24"/>
              </w:rPr>
              <m:t>-1</m:t>
            </m:r>
          </m:sup>
        </m:sSup>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X-μ</m:t>
            </m:r>
          </m:e>
        </m:d>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W</m:t>
            </m:r>
          </m:e>
          <m:sub>
            <m:r>
              <m:rPr>
                <m:sty m:val="bi"/>
              </m:rPr>
              <w:rPr>
                <w:rFonts w:ascii="Cambria Math" w:eastAsiaTheme="minorEastAsia" w:hAnsi="Cambria Math" w:cs="Times New Roman"/>
                <w:sz w:val="24"/>
                <w:szCs w:val="24"/>
              </w:rPr>
              <m:t>L</m:t>
            </m:r>
          </m:sub>
        </m:sSub>
      </m:oMath>
      <w:r w:rsidR="00080159">
        <w:rPr>
          <w:rFonts w:ascii="Times New Roman" w:eastAsiaTheme="minorEastAsia" w:hAnsi="Times New Roman" w:cs="Times New Roman"/>
          <w:b/>
          <w:sz w:val="24"/>
          <w:szCs w:val="24"/>
        </w:rPr>
        <w:t xml:space="preserve"> </w:t>
      </w:r>
      <w:r w:rsidR="00080159">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W</m:t>
            </m:r>
          </m:e>
          <m:sub>
            <m:r>
              <m:rPr>
                <m:sty m:val="bi"/>
              </m:rPr>
              <w:rPr>
                <w:rFonts w:ascii="Cambria Math" w:eastAsiaTheme="minorEastAsia" w:hAnsi="Cambria Math" w:cs="Times New Roman"/>
                <w:sz w:val="24"/>
                <w:szCs w:val="24"/>
              </w:rPr>
              <m:t>L</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is a pxL matrix of eigenvectors of </m:t>
        </m:r>
        <m:r>
          <m:rPr>
            <m:sty m:val="bi"/>
          </m:rPr>
          <w:rPr>
            <w:rFonts w:ascii="Cambria Math" w:eastAsiaTheme="minorEastAsia" w:hAnsi="Cambria Math" w:cs="Times New Roman"/>
            <w:sz w:val="24"/>
            <w:szCs w:val="24"/>
          </w:rPr>
          <m:t>ρ.</m:t>
        </m:r>
        <m:r>
          <w:rPr>
            <w:rFonts w:ascii="Cambria Math" w:eastAsiaTheme="minorEastAsia" w:hAnsi="Cambria Math" w:cs="Times New Roman"/>
            <w:sz w:val="24"/>
            <w:szCs w:val="24"/>
          </w:rPr>
          <m:t xml:space="preserve"> </m:t>
        </m:r>
      </m:oMath>
      <w:r w:rsidR="00080159" w:rsidRPr="00080159">
        <w:rPr>
          <w:rFonts w:ascii="Times New Roman" w:hAnsi="Times New Roman" w:cs="Times New Roman"/>
          <w:sz w:val="24"/>
          <w:szCs w:val="24"/>
        </w:rPr>
        <w:t xml:space="preserve"> </w:t>
      </w:r>
    </w:p>
    <w:p w14:paraId="27DA348D" w14:textId="0F118E80" w:rsidR="00514A04" w:rsidRDefault="00B74E7B">
      <w:pPr>
        <w:rPr>
          <w:rFonts w:ascii="Times New Roman" w:hAnsi="Times New Roman" w:cs="Times New Roman"/>
          <w:sz w:val="24"/>
          <w:szCs w:val="24"/>
        </w:rPr>
      </w:pPr>
      <w:r w:rsidRPr="002C2235">
        <w:rPr>
          <w:rFonts w:ascii="Times New Roman" w:hAnsi="Times New Roman" w:cs="Times New Roman"/>
          <w:sz w:val="24"/>
          <w:szCs w:val="24"/>
        </w:rPr>
        <w:t xml:space="preserve">The </w:t>
      </w:r>
      <w:r w:rsidR="005549E9">
        <w:rPr>
          <w:rFonts w:ascii="Times New Roman" w:hAnsi="Times New Roman" w:cs="Times New Roman"/>
          <w:sz w:val="24"/>
          <w:szCs w:val="24"/>
        </w:rPr>
        <w:t xml:space="preserve">following </w:t>
      </w:r>
      <w:r w:rsidRPr="002C2235">
        <w:rPr>
          <w:rFonts w:ascii="Times New Roman" w:hAnsi="Times New Roman" w:cs="Times New Roman"/>
          <w:sz w:val="24"/>
          <w:szCs w:val="24"/>
        </w:rPr>
        <w:t xml:space="preserve">table displays the results after transforming the data into components </w:t>
      </w:r>
      <w:r w:rsidR="00B03BFB">
        <w:rPr>
          <w:rFonts w:ascii="Times New Roman" w:hAnsi="Times New Roman" w:cs="Times New Roman"/>
          <w:sz w:val="24"/>
          <w:szCs w:val="24"/>
        </w:rPr>
        <w:t>using PCA. Here we select the first 15</w:t>
      </w:r>
      <w:r w:rsidRPr="002C2235">
        <w:rPr>
          <w:rFonts w:ascii="Times New Roman" w:hAnsi="Times New Roman" w:cs="Times New Roman"/>
          <w:sz w:val="24"/>
          <w:szCs w:val="24"/>
        </w:rPr>
        <w:t xml:space="preserve"> principal component</w:t>
      </w:r>
      <w:ins w:id="257" w:author="Roxanne Salinas" w:date="2019-12-05T17:46:00Z">
        <w:r w:rsidR="009E5F50">
          <w:rPr>
            <w:rFonts w:ascii="Times New Roman" w:hAnsi="Times New Roman" w:cs="Times New Roman"/>
            <w:sz w:val="24"/>
            <w:szCs w:val="24"/>
          </w:rPr>
          <w:t>s</w:t>
        </w:r>
      </w:ins>
      <w:r w:rsidRPr="002C2235">
        <w:rPr>
          <w:rFonts w:ascii="Times New Roman" w:hAnsi="Times New Roman" w:cs="Times New Roman"/>
          <w:sz w:val="24"/>
          <w:szCs w:val="24"/>
        </w:rPr>
        <w:t xml:space="preserve"> since it explains </w:t>
      </w:r>
      <w:r w:rsidR="00B03BFB">
        <w:rPr>
          <w:rFonts w:ascii="Times New Roman" w:hAnsi="Times New Roman" w:cs="Times New Roman"/>
          <w:sz w:val="24"/>
          <w:szCs w:val="24"/>
        </w:rPr>
        <w:t>95.7</w:t>
      </w:r>
      <w:r w:rsidRPr="002C2235">
        <w:rPr>
          <w:rFonts w:ascii="Times New Roman" w:hAnsi="Times New Roman" w:cs="Times New Roman"/>
          <w:sz w:val="24"/>
          <w:szCs w:val="24"/>
        </w:rPr>
        <w:t>% of the variation of the independent variables.</w:t>
      </w:r>
    </w:p>
    <w:p w14:paraId="4922F004" w14:textId="267FEE24" w:rsidR="005549E9" w:rsidRPr="005549E9" w:rsidRDefault="005549E9" w:rsidP="005549E9">
      <w:pPr>
        <w:pStyle w:val="Caption"/>
        <w:keepNext/>
      </w:pPr>
      <w:r>
        <w:t xml:space="preserve">Table </w:t>
      </w:r>
      <w:r>
        <w:fldChar w:fldCharType="begin"/>
      </w:r>
      <w:r>
        <w:instrText xml:space="preserve"> SEQ Table \* ARABIC </w:instrText>
      </w:r>
      <w:r>
        <w:fldChar w:fldCharType="separate"/>
      </w:r>
      <w:r>
        <w:rPr>
          <w:noProof/>
        </w:rPr>
        <w:t>24</w:t>
      </w:r>
      <w:r>
        <w:rPr>
          <w:noProof/>
        </w:rPr>
        <w:fldChar w:fldCharType="end"/>
      </w:r>
      <w:r>
        <w:t>: Importanc</w:t>
      </w:r>
      <w:r>
        <w:t xml:space="preserve">e of Principal </w:t>
      </w:r>
      <w:proofErr w:type="gramStart"/>
      <w:r>
        <w:t>Components</w:t>
      </w:r>
      <w:proofErr w:type="gramEnd"/>
      <w:r>
        <w:t xml:space="preserve"> table</w:t>
      </w:r>
    </w:p>
    <w:p w14:paraId="60F590A8" w14:textId="199397F4" w:rsidR="005549E9" w:rsidRPr="005549E9" w:rsidRDefault="005549E9" w:rsidP="005549E9">
      <w:pPr>
        <w:pStyle w:val="SourceCode"/>
        <w:rPr>
          <w:sz w:val="20"/>
        </w:rPr>
      </w:pPr>
      <w:r w:rsidRPr="005549E9">
        <w:rPr>
          <w:rStyle w:val="VerbatimChar"/>
          <w:sz w:val="20"/>
        </w:rPr>
        <w:t>## Importance of components:</w:t>
      </w:r>
      <w:r w:rsidRPr="005549E9">
        <w:rPr>
          <w:sz w:val="20"/>
        </w:rPr>
        <w:br/>
      </w:r>
      <w:r w:rsidRPr="005549E9">
        <w:rPr>
          <w:rStyle w:val="VerbatimChar"/>
          <w:sz w:val="20"/>
        </w:rPr>
        <w:t>##                           PC1    PC2     P</w:t>
      </w:r>
      <w:r w:rsidRPr="005549E9">
        <w:rPr>
          <w:rStyle w:val="VerbatimChar"/>
          <w:sz w:val="20"/>
        </w:rPr>
        <w:t xml:space="preserve">C3     PC4     PC5     PC6    </w:t>
      </w:r>
      <w:r w:rsidRPr="005549E9">
        <w:rPr>
          <w:rStyle w:val="VerbatimChar"/>
          <w:sz w:val="20"/>
        </w:rPr>
        <w:t>C7</w:t>
      </w:r>
      <w:r w:rsidRPr="005549E9">
        <w:rPr>
          <w:sz w:val="20"/>
        </w:rPr>
        <w:br/>
      </w:r>
      <w:r w:rsidRPr="005549E9">
        <w:rPr>
          <w:rStyle w:val="VerbatimChar"/>
          <w:sz w:val="20"/>
        </w:rPr>
        <w:t>## Standard deviation     2.5579 2.0244 1.245</w:t>
      </w:r>
      <w:r w:rsidRPr="005549E9">
        <w:rPr>
          <w:rStyle w:val="VerbatimChar"/>
          <w:sz w:val="20"/>
        </w:rPr>
        <w:t>38 1.21337 1.01254 0.97837 0.9</w:t>
      </w:r>
      <w:r w:rsidRPr="005549E9">
        <w:rPr>
          <w:rStyle w:val="VerbatimChar"/>
          <w:sz w:val="20"/>
        </w:rPr>
        <w:t>67</w:t>
      </w:r>
      <w:r w:rsidRPr="005549E9">
        <w:rPr>
          <w:sz w:val="20"/>
        </w:rPr>
        <w:br/>
      </w:r>
      <w:r w:rsidRPr="005549E9">
        <w:rPr>
          <w:rStyle w:val="VerbatimChar"/>
          <w:sz w:val="20"/>
        </w:rPr>
        <w:t>## Proportion of Variance 0.2845 0.1782 0.06743 0.06401 0.04458 0.0</w:t>
      </w:r>
      <w:r w:rsidRPr="005549E9">
        <w:rPr>
          <w:rStyle w:val="VerbatimChar"/>
          <w:sz w:val="20"/>
        </w:rPr>
        <w:t>4162 0.0</w:t>
      </w:r>
      <w:r w:rsidRPr="005549E9">
        <w:rPr>
          <w:rStyle w:val="VerbatimChar"/>
          <w:sz w:val="20"/>
        </w:rPr>
        <w:t>46</w:t>
      </w:r>
      <w:r w:rsidRPr="005549E9">
        <w:rPr>
          <w:sz w:val="20"/>
        </w:rPr>
        <w:br/>
      </w:r>
      <w:r w:rsidRPr="005549E9">
        <w:rPr>
          <w:rStyle w:val="VerbatimChar"/>
          <w:sz w:val="20"/>
        </w:rPr>
        <w:t>## Cumulative Proportion  0.2845 0.4627 0.530</w:t>
      </w:r>
      <w:r w:rsidRPr="005549E9">
        <w:rPr>
          <w:rStyle w:val="VerbatimChar"/>
          <w:sz w:val="20"/>
        </w:rPr>
        <w:t>10 0.59411 0.63869 0.68031 0.7</w:t>
      </w:r>
      <w:r w:rsidRPr="005549E9">
        <w:rPr>
          <w:rStyle w:val="VerbatimChar"/>
          <w:sz w:val="20"/>
        </w:rPr>
        <w:t>77</w:t>
      </w:r>
      <w:r w:rsidRPr="005549E9">
        <w:rPr>
          <w:sz w:val="20"/>
        </w:rPr>
        <w:br/>
      </w:r>
      <w:r w:rsidRPr="005549E9">
        <w:rPr>
          <w:rStyle w:val="VerbatimChar"/>
          <w:sz w:val="20"/>
        </w:rPr>
        <w:t xml:space="preserve">##                           </w:t>
      </w:r>
      <w:r w:rsidRPr="005549E9">
        <w:rPr>
          <w:rStyle w:val="VerbatimChar"/>
          <w:sz w:val="20"/>
        </w:rPr>
        <w:t xml:space="preserve">PC8     PC9    </w:t>
      </w:r>
      <w:r w:rsidRPr="005549E9">
        <w:rPr>
          <w:rStyle w:val="VerbatimChar"/>
          <w:sz w:val="20"/>
        </w:rPr>
        <w:t>PC10    PC11    PC12    PC13  PC1</w:t>
      </w:r>
      <w:r w:rsidRPr="005549E9">
        <w:rPr>
          <w:rStyle w:val="VerbatimChar"/>
          <w:sz w:val="20"/>
        </w:rPr>
        <w:t>4</w:t>
      </w:r>
      <w:r w:rsidRPr="005549E9">
        <w:rPr>
          <w:sz w:val="20"/>
        </w:rPr>
        <w:br/>
      </w:r>
      <w:r w:rsidRPr="005549E9">
        <w:rPr>
          <w:rStyle w:val="VerbatimChar"/>
          <w:sz w:val="20"/>
        </w:rPr>
        <w:t>## Standard deviation     0.94213 0.93341 0.8</w:t>
      </w:r>
      <w:r w:rsidRPr="005549E9">
        <w:rPr>
          <w:rStyle w:val="VerbatimChar"/>
          <w:sz w:val="20"/>
        </w:rPr>
        <w:t>8483 0.85603 0.82633 0.75561 0.</w:t>
      </w:r>
      <w:r w:rsidRPr="005549E9">
        <w:rPr>
          <w:rStyle w:val="VerbatimChar"/>
          <w:sz w:val="20"/>
        </w:rPr>
        <w:t>241</w:t>
      </w:r>
      <w:r w:rsidRPr="005549E9">
        <w:rPr>
          <w:sz w:val="20"/>
        </w:rPr>
        <w:br/>
      </w:r>
      <w:r w:rsidRPr="005549E9">
        <w:rPr>
          <w:rStyle w:val="VerbatimChar"/>
          <w:sz w:val="20"/>
        </w:rPr>
        <w:t>## Proportion of Variance 0.03859 0.03788 0.03404 0.03186 0.02969 0.02482 0.0228</w:t>
      </w:r>
      <w:r w:rsidRPr="005549E9">
        <w:rPr>
          <w:sz w:val="20"/>
        </w:rPr>
        <w:br/>
      </w:r>
      <w:r w:rsidRPr="005549E9">
        <w:rPr>
          <w:rStyle w:val="VerbatimChar"/>
          <w:sz w:val="20"/>
        </w:rPr>
        <w:t>## Cumulative Proportion  0.75836 0.79624 0.83028 0.86214 0.89183 0.91665 0.9395</w:t>
      </w:r>
      <w:r w:rsidRPr="005549E9">
        <w:rPr>
          <w:sz w:val="20"/>
        </w:rPr>
        <w:br/>
      </w:r>
      <w:r w:rsidRPr="005549E9">
        <w:rPr>
          <w:rStyle w:val="VerbatimChar"/>
          <w:sz w:val="20"/>
        </w:rPr>
        <w:t>##                           PC15   PC16    PC17   PC18    PC19    PC20    PC21</w:t>
      </w:r>
      <w:r w:rsidRPr="005549E9">
        <w:rPr>
          <w:sz w:val="20"/>
        </w:rPr>
        <w:br/>
      </w:r>
      <w:r w:rsidRPr="005549E9">
        <w:rPr>
          <w:rStyle w:val="VerbatimChar"/>
          <w:sz w:val="20"/>
        </w:rPr>
        <w:t>## Standard deviation     0.63533 0.5098 0.49913 0.4344 0.36302 0.26487 0.20195</w:t>
      </w:r>
      <w:r w:rsidRPr="005549E9">
        <w:rPr>
          <w:sz w:val="20"/>
        </w:rPr>
        <w:br/>
      </w:r>
      <w:r w:rsidRPr="005549E9">
        <w:rPr>
          <w:rStyle w:val="VerbatimChar"/>
          <w:sz w:val="20"/>
        </w:rPr>
        <w:t>## Proportion of Variance 0.01755 0.0113 0.01083 0.0082 0.00573 0.00305 0.00177</w:t>
      </w:r>
      <w:r w:rsidRPr="005549E9">
        <w:rPr>
          <w:sz w:val="20"/>
        </w:rPr>
        <w:br/>
      </w:r>
      <w:r w:rsidRPr="005549E9">
        <w:rPr>
          <w:rStyle w:val="VerbatimChar"/>
          <w:sz w:val="20"/>
        </w:rPr>
        <w:t>## Cumulative Proportion  0.95700 0.9683 0.97913 0.9873 0.99307 0.99612 0.99789</w:t>
      </w:r>
      <w:r w:rsidRPr="005549E9">
        <w:rPr>
          <w:sz w:val="20"/>
        </w:rPr>
        <w:br/>
      </w:r>
      <w:r w:rsidRPr="005549E9">
        <w:rPr>
          <w:rStyle w:val="VerbatimChar"/>
          <w:sz w:val="20"/>
        </w:rPr>
        <w:t>##                          PC22    PC23</w:t>
      </w:r>
      <w:r w:rsidRPr="005549E9">
        <w:rPr>
          <w:sz w:val="20"/>
        </w:rPr>
        <w:br/>
      </w:r>
      <w:r w:rsidRPr="005549E9">
        <w:rPr>
          <w:rStyle w:val="VerbatimChar"/>
          <w:sz w:val="20"/>
        </w:rPr>
        <w:t>## Standard deviation     0.1590 0.15238</w:t>
      </w:r>
      <w:r w:rsidRPr="005549E9">
        <w:rPr>
          <w:sz w:val="20"/>
        </w:rPr>
        <w:br/>
      </w:r>
      <w:r w:rsidRPr="005549E9">
        <w:rPr>
          <w:rStyle w:val="VerbatimChar"/>
          <w:sz w:val="20"/>
        </w:rPr>
        <w:t>## Proportion of Variance 0.0011 0.00101</w:t>
      </w:r>
      <w:r w:rsidRPr="005549E9">
        <w:rPr>
          <w:sz w:val="20"/>
        </w:rPr>
        <w:br/>
      </w:r>
      <w:r w:rsidRPr="005549E9">
        <w:rPr>
          <w:rStyle w:val="VerbatimChar"/>
          <w:sz w:val="20"/>
        </w:rPr>
        <w:t>## Cumulative Proportion  0.9990 1.00000</w:t>
      </w:r>
    </w:p>
    <w:p w14:paraId="02C2AF76" w14:textId="2249D02B" w:rsidR="00B74E7B" w:rsidRPr="002C2235" w:rsidRDefault="00B74E7B" w:rsidP="00C8558B">
      <w:pPr>
        <w:rPr>
          <w:rFonts w:ascii="Times New Roman" w:hAnsi="Times New Roman" w:cs="Times New Roman"/>
          <w:sz w:val="24"/>
          <w:szCs w:val="24"/>
        </w:rPr>
      </w:pPr>
      <w:r w:rsidRPr="002C2235">
        <w:rPr>
          <w:rFonts w:ascii="Times New Roman" w:hAnsi="Times New Roman" w:cs="Times New Roman"/>
          <w:sz w:val="24"/>
          <w:szCs w:val="24"/>
        </w:rPr>
        <w:t>The graph below also displays the variance, proportion, and cumulative proportion of the PCA.</w:t>
      </w:r>
    </w:p>
    <w:p w14:paraId="4F51290E" w14:textId="4F1E1C19" w:rsidR="00EF72C8" w:rsidRDefault="00B03BFB" w:rsidP="00EF72C8">
      <w:pPr>
        <w:keepNext/>
        <w:jc w:val="center"/>
      </w:pPr>
      <w:r>
        <w:rPr>
          <w:noProof/>
        </w:rPr>
        <w:drawing>
          <wp:inline distT="0" distB="0" distL="0" distR="0" wp14:anchorId="5128CCB6" wp14:editId="44F4ED15">
            <wp:extent cx="585787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42"/>
                    <a:stretch/>
                  </pic:blipFill>
                  <pic:spPr bwMode="auto">
                    <a:xfrm>
                      <a:off x="0" y="0"/>
                      <a:ext cx="5857875" cy="3305175"/>
                    </a:xfrm>
                    <a:prstGeom prst="rect">
                      <a:avLst/>
                    </a:prstGeom>
                    <a:ln>
                      <a:noFill/>
                    </a:ln>
                    <a:extLst>
                      <a:ext uri="{53640926-AAD7-44D8-BBD7-CCE9431645EC}">
                        <a14:shadowObscured xmlns:a14="http://schemas.microsoft.com/office/drawing/2010/main"/>
                      </a:ext>
                    </a:extLst>
                  </pic:spPr>
                </pic:pic>
              </a:graphicData>
            </a:graphic>
          </wp:inline>
        </w:drawing>
      </w:r>
    </w:p>
    <w:p w14:paraId="07CB7EBF" w14:textId="5AD4F5FF" w:rsidR="00B74E7B" w:rsidRDefault="00EF72C8" w:rsidP="00EF72C8">
      <w:pPr>
        <w:pStyle w:val="Caption"/>
        <w:jc w:val="center"/>
      </w:pPr>
      <w:bookmarkStart w:id="258" w:name="_Toc26440332"/>
      <w:r>
        <w:t xml:space="preserve">Figure </w:t>
      </w:r>
      <w:r w:rsidR="00514A04">
        <w:fldChar w:fldCharType="begin"/>
      </w:r>
      <w:r w:rsidR="00514A04">
        <w:instrText xml:space="preserve"> SEQ Figure \* ARABIC </w:instrText>
      </w:r>
      <w:r w:rsidR="00514A04">
        <w:fldChar w:fldCharType="separate"/>
      </w:r>
      <w:r w:rsidR="005A3965">
        <w:rPr>
          <w:noProof/>
        </w:rPr>
        <w:t>16</w:t>
      </w:r>
      <w:r w:rsidR="00514A04">
        <w:rPr>
          <w:noProof/>
        </w:rPr>
        <w:fldChar w:fldCharType="end"/>
      </w:r>
      <w:r>
        <w:t>: Scree, proportion of variance and cumulative proportion plots</w:t>
      </w:r>
      <w:bookmarkEnd w:id="258"/>
    </w:p>
    <w:p w14:paraId="145B5946" w14:textId="17217B85" w:rsidR="00192E13" w:rsidRDefault="00B03BFB" w:rsidP="00192E13">
      <w:pPr>
        <w:rPr>
          <w:rFonts w:ascii="Times New Roman" w:hAnsi="Times New Roman" w:cs="Times New Roman"/>
          <w:sz w:val="24"/>
          <w:szCs w:val="24"/>
        </w:rPr>
      </w:pPr>
      <w:r>
        <w:rPr>
          <w:rFonts w:ascii="Times New Roman" w:hAnsi="Times New Roman" w:cs="Times New Roman"/>
          <w:sz w:val="24"/>
          <w:szCs w:val="24"/>
        </w:rPr>
        <w:t>As we see above, the first 15</w:t>
      </w:r>
      <w:r w:rsidR="00834458">
        <w:rPr>
          <w:rFonts w:ascii="Times New Roman" w:hAnsi="Times New Roman" w:cs="Times New Roman"/>
          <w:sz w:val="24"/>
          <w:szCs w:val="24"/>
        </w:rPr>
        <w:t xml:space="preserve"> principal components </w:t>
      </w:r>
      <w:del w:id="259" w:author="Roxanne Salinas" w:date="2019-12-05T17:46:00Z">
        <w:r w:rsidR="00834458" w:rsidDel="009E5F50">
          <w:rPr>
            <w:rFonts w:ascii="Times New Roman" w:hAnsi="Times New Roman" w:cs="Times New Roman"/>
            <w:sz w:val="24"/>
            <w:szCs w:val="24"/>
          </w:rPr>
          <w:delText>retains</w:delText>
        </w:r>
      </w:del>
      <w:ins w:id="260" w:author="Roxanne Salinas" w:date="2019-12-05T17:46:00Z">
        <w:r w:rsidR="009E5F50">
          <w:rPr>
            <w:rFonts w:ascii="Times New Roman" w:hAnsi="Times New Roman" w:cs="Times New Roman"/>
            <w:sz w:val="24"/>
            <w:szCs w:val="24"/>
          </w:rPr>
          <w:t>retain</w:t>
        </w:r>
      </w:ins>
      <w:r w:rsidR="00834458">
        <w:rPr>
          <w:rFonts w:ascii="Times New Roman" w:hAnsi="Times New Roman" w:cs="Times New Roman"/>
          <w:sz w:val="24"/>
          <w:szCs w:val="24"/>
        </w:rPr>
        <w:t xml:space="preserve"> </w:t>
      </w:r>
      <w:r>
        <w:rPr>
          <w:rFonts w:ascii="Times New Roman" w:hAnsi="Times New Roman" w:cs="Times New Roman"/>
          <w:sz w:val="24"/>
          <w:szCs w:val="24"/>
        </w:rPr>
        <w:t>95.7% of the variation in all 23</w:t>
      </w:r>
      <w:r w:rsidR="00834458">
        <w:rPr>
          <w:rFonts w:ascii="Times New Roman" w:hAnsi="Times New Roman" w:cs="Times New Roman"/>
          <w:sz w:val="24"/>
          <w:szCs w:val="24"/>
        </w:rPr>
        <w:t xml:space="preserve"> independent variables. This means, we have reduced the dimension of the independent variables by </w:t>
      </w:r>
      <w:r>
        <w:rPr>
          <w:rFonts w:ascii="Times New Roman" w:hAnsi="Times New Roman" w:cs="Times New Roman"/>
          <w:sz w:val="24"/>
          <w:szCs w:val="24"/>
        </w:rPr>
        <w:t>8</w:t>
      </w:r>
      <w:r w:rsidR="00834458">
        <w:rPr>
          <w:rFonts w:ascii="Times New Roman" w:hAnsi="Times New Roman" w:cs="Times New Roman"/>
          <w:sz w:val="24"/>
          <w:szCs w:val="24"/>
        </w:rPr>
        <w:t xml:space="preserve"> with minimum loss of variability of the independent variables. </w:t>
      </w:r>
    </w:p>
    <w:p w14:paraId="54CC577C" w14:textId="6B665926" w:rsidR="00834458" w:rsidRPr="002C2235" w:rsidRDefault="00FF153A" w:rsidP="00834458">
      <w:pPr>
        <w:rPr>
          <w:rFonts w:ascii="Times New Roman" w:hAnsi="Times New Roman" w:cs="Times New Roman"/>
          <w:sz w:val="24"/>
          <w:szCs w:val="24"/>
        </w:rPr>
      </w:pPr>
      <w:r>
        <w:rPr>
          <w:rFonts w:ascii="Times New Roman" w:hAnsi="Times New Roman" w:cs="Times New Roman"/>
          <w:sz w:val="24"/>
          <w:szCs w:val="24"/>
        </w:rPr>
        <w:t xml:space="preserve">Based on the first </w:t>
      </w:r>
      <w:r w:rsidR="00B03BFB">
        <w:rPr>
          <w:rFonts w:ascii="Times New Roman" w:hAnsi="Times New Roman" w:cs="Times New Roman"/>
          <w:sz w:val="24"/>
          <w:szCs w:val="24"/>
        </w:rPr>
        <w:t>15</w:t>
      </w:r>
      <w:r>
        <w:rPr>
          <w:rFonts w:ascii="Times New Roman" w:hAnsi="Times New Roman" w:cs="Times New Roman"/>
          <w:sz w:val="24"/>
          <w:szCs w:val="24"/>
        </w:rPr>
        <w:t xml:space="preserve"> principal</w:t>
      </w:r>
      <w:r w:rsidR="00834458" w:rsidRPr="002C2235">
        <w:rPr>
          <w:rFonts w:ascii="Times New Roman" w:hAnsi="Times New Roman" w:cs="Times New Roman"/>
          <w:sz w:val="24"/>
          <w:szCs w:val="24"/>
        </w:rPr>
        <w:t xml:space="preserve"> components</w:t>
      </w:r>
      <w:r>
        <w:rPr>
          <w:rFonts w:ascii="Times New Roman" w:hAnsi="Times New Roman" w:cs="Times New Roman"/>
          <w:sz w:val="24"/>
          <w:szCs w:val="24"/>
        </w:rPr>
        <w:t>, we fitted</w:t>
      </w:r>
      <w:r w:rsidR="00834458" w:rsidRPr="002C2235">
        <w:rPr>
          <w:rFonts w:ascii="Times New Roman" w:hAnsi="Times New Roman" w:cs="Times New Roman"/>
          <w:sz w:val="24"/>
          <w:szCs w:val="24"/>
        </w:rPr>
        <w:t xml:space="preserve"> logistic regression, linear discriminant analysis, quadratic discriminant analysis, naïve </w:t>
      </w:r>
      <w:proofErr w:type="spellStart"/>
      <w:r w:rsidR="00834458" w:rsidRPr="002C2235">
        <w:rPr>
          <w:rFonts w:ascii="Times New Roman" w:hAnsi="Times New Roman" w:cs="Times New Roman"/>
          <w:sz w:val="24"/>
          <w:szCs w:val="24"/>
        </w:rPr>
        <w:t>bayes</w:t>
      </w:r>
      <w:proofErr w:type="spellEnd"/>
      <w:r w:rsidR="00834458" w:rsidRPr="002C2235">
        <w:rPr>
          <w:rFonts w:ascii="Times New Roman" w:hAnsi="Times New Roman" w:cs="Times New Roman"/>
          <w:sz w:val="24"/>
          <w:szCs w:val="24"/>
        </w:rPr>
        <w:t>, KNN=1, KNN=5, and KNN=10.</w:t>
      </w:r>
    </w:p>
    <w:p w14:paraId="0F7C8921" w14:textId="4E2A29CF" w:rsidR="0087699A" w:rsidRDefault="0087699A" w:rsidP="00192E13">
      <w:pPr>
        <w:pStyle w:val="Heading3"/>
      </w:pPr>
      <w:bookmarkStart w:id="261" w:name="_Toc26440357"/>
      <w:r>
        <w:t xml:space="preserve">3.7.1 </w:t>
      </w:r>
      <w:r w:rsidR="00FD2C38">
        <w:t>Logistic</w:t>
      </w:r>
      <w:r w:rsidR="00192E13">
        <w:t xml:space="preserve"> Regression on Principal Components</w:t>
      </w:r>
      <w:bookmarkEnd w:id="261"/>
    </w:p>
    <w:p w14:paraId="49A92973" w14:textId="6010F2D9" w:rsidR="005B660F" w:rsidRPr="002C2235" w:rsidRDefault="005B660F" w:rsidP="005B660F">
      <w:pPr>
        <w:rPr>
          <w:rFonts w:ascii="Times New Roman" w:hAnsi="Times New Roman" w:cs="Times New Roman"/>
          <w:sz w:val="24"/>
          <w:szCs w:val="24"/>
        </w:rPr>
      </w:pPr>
      <w:r w:rsidRPr="002C2235">
        <w:rPr>
          <w:rFonts w:ascii="Times New Roman" w:hAnsi="Times New Roman" w:cs="Times New Roman"/>
          <w:sz w:val="24"/>
          <w:szCs w:val="24"/>
        </w:rPr>
        <w:t xml:space="preserve">The </w:t>
      </w:r>
      <w:del w:id="262" w:author="Roxanne Salinas" w:date="2019-12-05T17:47:00Z">
        <w:r w:rsidRPr="002C2235" w:rsidDel="00A22CE5">
          <w:rPr>
            <w:rFonts w:ascii="Times New Roman" w:hAnsi="Times New Roman" w:cs="Times New Roman"/>
            <w:sz w:val="24"/>
            <w:szCs w:val="24"/>
          </w:rPr>
          <w:delText xml:space="preserve">following </w:delText>
        </w:r>
      </w:del>
      <w:r w:rsidRPr="002C2235">
        <w:rPr>
          <w:rFonts w:ascii="Times New Roman" w:hAnsi="Times New Roman" w:cs="Times New Roman"/>
          <w:sz w:val="24"/>
          <w:szCs w:val="24"/>
        </w:rPr>
        <w:t>table below shows the coefficient estimates for logistic regression on PCA. However, it is impossible to interpret the coefficients since PCA reduce</w:t>
      </w:r>
      <w:ins w:id="263" w:author="Roxanne Salinas" w:date="2019-12-05T17:47:00Z">
        <w:r w:rsidR="00A22CE5">
          <w:rPr>
            <w:rFonts w:ascii="Times New Roman" w:hAnsi="Times New Roman" w:cs="Times New Roman"/>
            <w:sz w:val="24"/>
            <w:szCs w:val="24"/>
          </w:rPr>
          <w:t>s</w:t>
        </w:r>
      </w:ins>
      <w:r w:rsidRPr="002C2235">
        <w:rPr>
          <w:rFonts w:ascii="Times New Roman" w:hAnsi="Times New Roman" w:cs="Times New Roman"/>
          <w:sz w:val="24"/>
          <w:szCs w:val="24"/>
        </w:rPr>
        <w:t xml:space="preserve"> the dimensions of the data and transform</w:t>
      </w:r>
      <w:ins w:id="264" w:author="Roxanne Salinas" w:date="2019-12-05T17:47:00Z">
        <w:r w:rsidR="00A22CE5">
          <w:rPr>
            <w:rFonts w:ascii="Times New Roman" w:hAnsi="Times New Roman" w:cs="Times New Roman"/>
            <w:sz w:val="24"/>
            <w:szCs w:val="24"/>
          </w:rPr>
          <w:t>s</w:t>
        </w:r>
      </w:ins>
      <w:r w:rsidRPr="002C2235">
        <w:rPr>
          <w:rFonts w:ascii="Times New Roman" w:hAnsi="Times New Roman" w:cs="Times New Roman"/>
          <w:sz w:val="24"/>
          <w:szCs w:val="24"/>
        </w:rPr>
        <w:t xml:space="preserve"> them into components.</w:t>
      </w:r>
    </w:p>
    <w:p w14:paraId="50EDF5D9" w14:textId="48892802" w:rsidR="005A3965" w:rsidRDefault="005A3965" w:rsidP="005A3965">
      <w:pPr>
        <w:pStyle w:val="Caption"/>
        <w:keepNext/>
      </w:pPr>
      <w:bookmarkStart w:id="265" w:name="_Toc26440301"/>
      <w:r>
        <w:t xml:space="preserve">Table </w:t>
      </w:r>
      <w:r w:rsidR="00514A04">
        <w:fldChar w:fldCharType="begin"/>
      </w:r>
      <w:r w:rsidR="00514A04">
        <w:instrText xml:space="preserve"> SEQ Table \* ARABIC </w:instrText>
      </w:r>
      <w:r w:rsidR="00514A04">
        <w:fldChar w:fldCharType="separate"/>
      </w:r>
      <w:r w:rsidR="00914851">
        <w:rPr>
          <w:noProof/>
        </w:rPr>
        <w:t>25</w:t>
      </w:r>
      <w:r w:rsidR="00514A04">
        <w:rPr>
          <w:noProof/>
        </w:rPr>
        <w:fldChar w:fldCharType="end"/>
      </w:r>
      <w:r>
        <w:t>: Coefficient estimates o</w:t>
      </w:r>
      <w:r w:rsidR="00B03BFB">
        <w:t xml:space="preserve">f </w:t>
      </w:r>
      <w:r w:rsidR="00FD2C38">
        <w:t>logistic</w:t>
      </w:r>
      <w:r w:rsidR="00B03BFB">
        <w:t xml:space="preserve"> regression on 15</w:t>
      </w:r>
      <w:r>
        <w:t xml:space="preserve"> principal components</w:t>
      </w:r>
      <w:bookmarkEnd w:id="265"/>
    </w:p>
    <w:p w14:paraId="37A58165" w14:textId="3448C28E" w:rsidR="00192E13" w:rsidRPr="00E75CCF" w:rsidRDefault="00656AFB" w:rsidP="00E75CCF">
      <w:pPr>
        <w:pStyle w:val="SourceCode"/>
        <w:rPr>
          <w:sz w:val="20"/>
        </w:rPr>
      </w:pPr>
      <w:r w:rsidRPr="00656AFB">
        <w:rPr>
          <w:rStyle w:val="VerbatimChar"/>
          <w:sz w:val="20"/>
        </w:rPr>
        <w:t xml:space="preserve">## </w:t>
      </w:r>
      <w:r w:rsidRPr="00656AFB">
        <w:rPr>
          <w:sz w:val="20"/>
        </w:rPr>
        <w:br/>
      </w:r>
      <w:r w:rsidRPr="00656AFB">
        <w:rPr>
          <w:rStyle w:val="VerbatimChar"/>
          <w:sz w:val="20"/>
        </w:rPr>
        <w:t>## Call:</w:t>
      </w:r>
      <w:r w:rsidRPr="00656AFB">
        <w:rPr>
          <w:sz w:val="20"/>
        </w:rPr>
        <w:br/>
      </w:r>
      <w:r w:rsidRPr="00656AFB">
        <w:rPr>
          <w:rStyle w:val="VerbatimChar"/>
          <w:sz w:val="20"/>
        </w:rPr>
        <w:t xml:space="preserve">## </w:t>
      </w:r>
      <w:proofErr w:type="spellStart"/>
      <w:r w:rsidRPr="00656AFB">
        <w:rPr>
          <w:rStyle w:val="VerbatimChar"/>
          <w:sz w:val="20"/>
        </w:rPr>
        <w:t>glm</w:t>
      </w:r>
      <w:proofErr w:type="spellEnd"/>
      <w:r w:rsidRPr="00656AFB">
        <w:rPr>
          <w:rStyle w:val="VerbatimChar"/>
          <w:sz w:val="20"/>
        </w:rPr>
        <w:t xml:space="preserve">(formula = default ~ ., family = binomial, data = </w:t>
      </w:r>
      <w:proofErr w:type="spellStart"/>
      <w:r w:rsidRPr="00656AFB">
        <w:rPr>
          <w:rStyle w:val="VerbatimChar"/>
          <w:sz w:val="20"/>
        </w:rPr>
        <w:t>train.pca.data</w:t>
      </w:r>
      <w:proofErr w:type="spellEnd"/>
      <w:r w:rsidRPr="00656AFB">
        <w:rPr>
          <w:rStyle w:val="VerbatimChar"/>
          <w:sz w:val="20"/>
        </w:rPr>
        <w:t>)</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Deviance Residuals: </w:t>
      </w:r>
      <w:r w:rsidRPr="00656AFB">
        <w:rPr>
          <w:sz w:val="20"/>
        </w:rPr>
        <w:br/>
      </w:r>
      <w:r w:rsidRPr="00656AFB">
        <w:rPr>
          <w:rStyle w:val="VerbatimChar"/>
          <w:sz w:val="20"/>
        </w:rPr>
        <w:t xml:space="preserve">##     Min       1Q   Median       3Q      Max  </w:t>
      </w:r>
      <w:r w:rsidRPr="00656AFB">
        <w:rPr>
          <w:sz w:val="20"/>
        </w:rPr>
        <w:br/>
      </w:r>
      <w:r w:rsidRPr="00656AFB">
        <w:rPr>
          <w:rStyle w:val="VerbatimChar"/>
          <w:sz w:val="20"/>
        </w:rPr>
        <w:t xml:space="preserve">## -3.1749  -0.7006  -0.5506  -0.2805   3.7212  </w:t>
      </w:r>
      <w:r w:rsidRPr="00656AFB">
        <w:rPr>
          <w:sz w:val="20"/>
        </w:rPr>
        <w:br/>
      </w:r>
      <w:r w:rsidRPr="00656AFB">
        <w:rPr>
          <w:rStyle w:val="VerbatimChar"/>
          <w:sz w:val="20"/>
        </w:rPr>
        <w:t xml:space="preserve">## </w:t>
      </w:r>
      <w:r w:rsidRPr="00656AFB">
        <w:rPr>
          <w:sz w:val="20"/>
        </w:rPr>
        <w:br/>
      </w:r>
      <w:r w:rsidRPr="00656AFB">
        <w:rPr>
          <w:rStyle w:val="VerbatimChar"/>
          <w:sz w:val="20"/>
        </w:rPr>
        <w:t>## Coefficients:</w:t>
      </w:r>
      <w:r w:rsidRPr="00656AFB">
        <w:rPr>
          <w:sz w:val="20"/>
        </w:rPr>
        <w:br/>
      </w:r>
      <w:r w:rsidRPr="00656AFB">
        <w:rPr>
          <w:rStyle w:val="VerbatimChar"/>
          <w:sz w:val="20"/>
        </w:rPr>
        <w:t xml:space="preserve">##              Estimate Std. Error z value </w:t>
      </w:r>
      <w:proofErr w:type="spellStart"/>
      <w:r w:rsidRPr="00656AFB">
        <w:rPr>
          <w:rStyle w:val="VerbatimChar"/>
          <w:sz w:val="20"/>
        </w:rPr>
        <w:t>Pr</w:t>
      </w:r>
      <w:proofErr w:type="spellEnd"/>
      <w:r w:rsidRPr="00656AFB">
        <w:rPr>
          <w:rStyle w:val="VerbatimChar"/>
          <w:sz w:val="20"/>
        </w:rPr>
        <w:t xml:space="preserve">(&gt;|z|)    </w:t>
      </w:r>
      <w:r w:rsidRPr="00656AFB">
        <w:rPr>
          <w:sz w:val="20"/>
        </w:rPr>
        <w:br/>
      </w:r>
      <w:r w:rsidRPr="00656AFB">
        <w:rPr>
          <w:rStyle w:val="VerbatimChar"/>
          <w:sz w:val="20"/>
        </w:rPr>
        <w:t>## (Intercept) -1.464919   0.019906 -73.593  &lt; 2e-16 ***</w:t>
      </w:r>
      <w:r w:rsidRPr="00656AFB">
        <w:rPr>
          <w:sz w:val="20"/>
        </w:rPr>
        <w:br/>
      </w:r>
      <w:r w:rsidRPr="00656AFB">
        <w:rPr>
          <w:rStyle w:val="VerbatimChar"/>
          <w:sz w:val="20"/>
        </w:rPr>
        <w:t>## PC1          0.076086   0.008365   9.096  &lt; 2e-16 ***</w:t>
      </w:r>
      <w:r w:rsidRPr="00656AFB">
        <w:rPr>
          <w:sz w:val="20"/>
        </w:rPr>
        <w:br/>
      </w:r>
      <w:r w:rsidRPr="00656AFB">
        <w:rPr>
          <w:rStyle w:val="VerbatimChar"/>
          <w:sz w:val="20"/>
        </w:rPr>
        <w:t>## PC2         -0.411818   0.011674 -35.277  &lt; 2e-16 ***</w:t>
      </w:r>
      <w:r w:rsidRPr="00656AFB">
        <w:rPr>
          <w:sz w:val="20"/>
        </w:rPr>
        <w:br/>
      </w:r>
      <w:r w:rsidRPr="00656AFB">
        <w:rPr>
          <w:rStyle w:val="VerbatimChar"/>
          <w:sz w:val="20"/>
        </w:rPr>
        <w:t>## PC3          0.193850   0.023856   8.126 4.44e-16 ***</w:t>
      </w:r>
      <w:r w:rsidRPr="00656AFB">
        <w:rPr>
          <w:sz w:val="20"/>
        </w:rPr>
        <w:br/>
      </w:r>
      <w:r w:rsidRPr="00656AFB">
        <w:rPr>
          <w:rStyle w:val="VerbatimChar"/>
          <w:sz w:val="20"/>
        </w:rPr>
        <w:t>## PC4          0.082934   0.024791   3.345 0.000822 ***</w:t>
      </w:r>
      <w:r w:rsidRPr="00656AFB">
        <w:rPr>
          <w:sz w:val="20"/>
        </w:rPr>
        <w:br/>
      </w:r>
      <w:r w:rsidRPr="00656AFB">
        <w:rPr>
          <w:rStyle w:val="VerbatimChar"/>
          <w:sz w:val="20"/>
        </w:rPr>
        <w:t>## PC5         -0.135958   0.018789  -7.236 4.61e-13 ***</w:t>
      </w:r>
      <w:r w:rsidRPr="00656AFB">
        <w:rPr>
          <w:sz w:val="20"/>
        </w:rPr>
        <w:br/>
      </w:r>
      <w:r w:rsidRPr="00656AFB">
        <w:rPr>
          <w:rStyle w:val="VerbatimChar"/>
          <w:sz w:val="20"/>
        </w:rPr>
        <w:t>## PC6         -0.116189   0.025351  -4.583 4.58e-06 ***</w:t>
      </w:r>
      <w:r w:rsidRPr="00656AFB">
        <w:rPr>
          <w:sz w:val="20"/>
        </w:rPr>
        <w:br/>
      </w:r>
      <w:r w:rsidRPr="00656AFB">
        <w:rPr>
          <w:rStyle w:val="VerbatimChar"/>
          <w:sz w:val="20"/>
        </w:rPr>
        <w:t xml:space="preserve">## PC7          0.005401   0.027343   0.198 0.843430    </w:t>
      </w:r>
      <w:r w:rsidRPr="00656AFB">
        <w:rPr>
          <w:sz w:val="20"/>
        </w:rPr>
        <w:br/>
      </w:r>
      <w:r w:rsidRPr="00656AFB">
        <w:rPr>
          <w:rStyle w:val="VerbatimChar"/>
          <w:sz w:val="20"/>
        </w:rPr>
        <w:t xml:space="preserve">## PC8          0.061461   0.031934   1.925 0.054272 .  </w:t>
      </w:r>
      <w:r w:rsidRPr="00656AFB">
        <w:rPr>
          <w:sz w:val="20"/>
        </w:rPr>
        <w:br/>
      </w:r>
      <w:r w:rsidRPr="00656AFB">
        <w:rPr>
          <w:rStyle w:val="VerbatimChar"/>
          <w:sz w:val="20"/>
        </w:rPr>
        <w:t xml:space="preserve">## PC9         -0.021671   </w:t>
      </w:r>
      <w:proofErr w:type="gramStart"/>
      <w:r w:rsidRPr="00656AFB">
        <w:rPr>
          <w:rStyle w:val="VerbatimChar"/>
          <w:sz w:val="20"/>
        </w:rPr>
        <w:t>0.034335  -</w:t>
      </w:r>
      <w:proofErr w:type="gramEnd"/>
      <w:r w:rsidRPr="00656AFB">
        <w:rPr>
          <w:rStyle w:val="VerbatimChar"/>
          <w:sz w:val="20"/>
        </w:rPr>
        <w:t xml:space="preserve">0.631 0.527936    </w:t>
      </w:r>
      <w:r w:rsidRPr="00656AFB">
        <w:rPr>
          <w:sz w:val="20"/>
        </w:rPr>
        <w:br/>
      </w:r>
      <w:r w:rsidRPr="00656AFB">
        <w:rPr>
          <w:rStyle w:val="VerbatimChar"/>
          <w:sz w:val="20"/>
        </w:rPr>
        <w:t xml:space="preserve">## PC10        -0.082381   0.033299  -2.474 0.013360 *  </w:t>
      </w:r>
      <w:r w:rsidRPr="00656AFB">
        <w:rPr>
          <w:sz w:val="20"/>
        </w:rPr>
        <w:br/>
      </w:r>
      <w:r w:rsidRPr="00656AFB">
        <w:rPr>
          <w:rStyle w:val="VerbatimChar"/>
          <w:sz w:val="20"/>
        </w:rPr>
        <w:t xml:space="preserve">## PC11         0.017050   0.044394   0.384 0.700929    </w:t>
      </w:r>
      <w:r w:rsidRPr="00656AFB">
        <w:rPr>
          <w:sz w:val="20"/>
        </w:rPr>
        <w:br/>
      </w:r>
      <w:r w:rsidRPr="00656AFB">
        <w:rPr>
          <w:rStyle w:val="VerbatimChar"/>
          <w:sz w:val="20"/>
        </w:rPr>
        <w:t>## PC12         0.420388   0.022811  18.429  &lt; 2e-16 ***</w:t>
      </w:r>
      <w:r w:rsidRPr="00656AFB">
        <w:rPr>
          <w:sz w:val="20"/>
        </w:rPr>
        <w:br/>
      </w:r>
      <w:r w:rsidRPr="00656AFB">
        <w:rPr>
          <w:rStyle w:val="VerbatimChar"/>
          <w:sz w:val="20"/>
        </w:rPr>
        <w:t xml:space="preserve">## PC13         0.058170   0.023963   2.427 0.015204 *  </w:t>
      </w:r>
      <w:r w:rsidRPr="00656AFB">
        <w:rPr>
          <w:sz w:val="20"/>
        </w:rPr>
        <w:br/>
      </w:r>
      <w:r w:rsidRPr="00656AFB">
        <w:rPr>
          <w:rStyle w:val="VerbatimChar"/>
          <w:sz w:val="20"/>
        </w:rPr>
        <w:t xml:space="preserve">## PC14         0.045507   0.026555   1.714 0.086594 .  </w:t>
      </w:r>
      <w:r w:rsidRPr="00656AFB">
        <w:rPr>
          <w:sz w:val="20"/>
        </w:rPr>
        <w:br/>
      </w:r>
      <w:r w:rsidRPr="00656AFB">
        <w:rPr>
          <w:rStyle w:val="VerbatimChar"/>
          <w:sz w:val="20"/>
        </w:rPr>
        <w:t xml:space="preserve">## PC15         0.334986   </w:t>
      </w:r>
      <w:proofErr w:type="gramStart"/>
      <w:r w:rsidRPr="00656AFB">
        <w:rPr>
          <w:rStyle w:val="VerbatimChar"/>
          <w:sz w:val="20"/>
        </w:rPr>
        <w:t>0.026761  12.518</w:t>
      </w:r>
      <w:proofErr w:type="gramEnd"/>
      <w:r w:rsidRPr="00656AFB">
        <w:rPr>
          <w:rStyle w:val="VerbatimChar"/>
          <w:sz w:val="20"/>
        </w:rPr>
        <w:t xml:space="preserve">  &lt; 2e-16 ***</w:t>
      </w:r>
      <w:r w:rsidRPr="00656AFB">
        <w:rPr>
          <w:sz w:val="20"/>
        </w:rPr>
        <w:br/>
      </w:r>
      <w:r w:rsidRPr="00656AFB">
        <w:rPr>
          <w:rStyle w:val="VerbatimChar"/>
          <w:sz w:val="20"/>
        </w:rPr>
        <w:t>## ---</w:t>
      </w:r>
      <w:r w:rsidRPr="00656AFB">
        <w:rPr>
          <w:sz w:val="20"/>
        </w:rPr>
        <w:br/>
      </w:r>
      <w:r w:rsidRPr="00656AFB">
        <w:rPr>
          <w:rStyle w:val="VerbatimChar"/>
          <w:sz w:val="20"/>
        </w:rPr>
        <w:t xml:space="preserve">## </w:t>
      </w:r>
      <w:proofErr w:type="spellStart"/>
      <w:r w:rsidRPr="00656AFB">
        <w:rPr>
          <w:rStyle w:val="VerbatimChar"/>
          <w:sz w:val="20"/>
        </w:rPr>
        <w:t>Signif</w:t>
      </w:r>
      <w:proofErr w:type="spellEnd"/>
      <w:r w:rsidRPr="00656AFB">
        <w:rPr>
          <w:rStyle w:val="VerbatimChar"/>
          <w:sz w:val="20"/>
        </w:rPr>
        <w:t xml:space="preserve">. </w:t>
      </w:r>
      <w:proofErr w:type="gramStart"/>
      <w:r w:rsidRPr="00656AFB">
        <w:rPr>
          <w:rStyle w:val="VerbatimChar"/>
          <w:sz w:val="20"/>
        </w:rPr>
        <w:t>codes</w:t>
      </w:r>
      <w:proofErr w:type="gramEnd"/>
      <w:r w:rsidRPr="00656AFB">
        <w:rPr>
          <w:rStyle w:val="VerbatimChar"/>
          <w:sz w:val="20"/>
        </w:rPr>
        <w:t>:  0 '***' 0.001 '**' 0.01 '*' 0.05 '.' 0.1 ' ' 1</w:t>
      </w:r>
      <w:r w:rsidRPr="00656AFB">
        <w:rPr>
          <w:sz w:val="20"/>
        </w:rPr>
        <w:br/>
      </w:r>
      <w:r w:rsidRPr="00656AFB">
        <w:rPr>
          <w:rStyle w:val="VerbatimChar"/>
          <w:sz w:val="20"/>
        </w:rPr>
        <w:t xml:space="preserve">## </w:t>
      </w:r>
      <w:r w:rsidRPr="00656AFB">
        <w:rPr>
          <w:sz w:val="20"/>
        </w:rPr>
        <w:br/>
      </w:r>
      <w:r w:rsidRPr="00656AFB">
        <w:rPr>
          <w:rStyle w:val="VerbatimChar"/>
          <w:sz w:val="20"/>
        </w:rPr>
        <w:t>## (Dispersion parameter for binomial family taken to be 1</w:t>
      </w:r>
      <w:proofErr w:type="gramStart"/>
      <w:r w:rsidRPr="00656AFB">
        <w:rPr>
          <w:rStyle w:val="VerbatimChar"/>
          <w:sz w:val="20"/>
        </w:rPr>
        <w:t>)</w:t>
      </w:r>
      <w:proofErr w:type="gramEnd"/>
      <w:r w:rsidRPr="00656AFB">
        <w:rPr>
          <w:sz w:val="20"/>
        </w:rPr>
        <w:br/>
      </w:r>
      <w:r w:rsidRPr="00656AFB">
        <w:rPr>
          <w:rStyle w:val="VerbatimChar"/>
          <w:sz w:val="20"/>
        </w:rPr>
        <w:t xml:space="preserve">## </w:t>
      </w:r>
      <w:r w:rsidRPr="00656AFB">
        <w:rPr>
          <w:sz w:val="20"/>
        </w:rPr>
        <w:br/>
      </w:r>
      <w:r w:rsidRPr="00656AFB">
        <w:rPr>
          <w:rStyle w:val="VerbatimChar"/>
          <w:sz w:val="20"/>
        </w:rPr>
        <w:t>##     Null deviance: 22279  on 20999  degrees of freedom</w:t>
      </w:r>
      <w:r w:rsidRPr="00656AFB">
        <w:rPr>
          <w:sz w:val="20"/>
        </w:rPr>
        <w:br/>
      </w:r>
      <w:r w:rsidRPr="00656AFB">
        <w:rPr>
          <w:rStyle w:val="VerbatimChar"/>
          <w:sz w:val="20"/>
        </w:rPr>
        <w:t>## Residual deviance: 19529  on 20984  degrees of freedom</w:t>
      </w:r>
      <w:r w:rsidRPr="00656AFB">
        <w:rPr>
          <w:sz w:val="20"/>
        </w:rPr>
        <w:br/>
      </w:r>
      <w:r w:rsidRPr="00656AFB">
        <w:rPr>
          <w:rStyle w:val="VerbatimChar"/>
          <w:sz w:val="20"/>
        </w:rPr>
        <w:t>## AIC: 19561</w:t>
      </w:r>
      <w:r w:rsidRPr="00656AFB">
        <w:rPr>
          <w:sz w:val="20"/>
        </w:rPr>
        <w:br/>
      </w:r>
      <w:r w:rsidRPr="00656AFB">
        <w:rPr>
          <w:rStyle w:val="VerbatimChar"/>
          <w:sz w:val="20"/>
        </w:rPr>
        <w:t xml:space="preserve">## </w:t>
      </w:r>
      <w:r w:rsidRPr="00656AFB">
        <w:rPr>
          <w:sz w:val="20"/>
        </w:rPr>
        <w:br/>
      </w:r>
      <w:r w:rsidRPr="00656AFB">
        <w:rPr>
          <w:rStyle w:val="VerbatimChar"/>
          <w:sz w:val="20"/>
        </w:rPr>
        <w:t>## Number of Fisher Scoring iterations: 5</w:t>
      </w:r>
    </w:p>
    <w:p w14:paraId="14647DE7" w14:textId="30CC290E" w:rsidR="005B660F" w:rsidRPr="005B660F" w:rsidRDefault="005B660F" w:rsidP="005B660F">
      <w:pPr>
        <w:rPr>
          <w:rFonts w:ascii="Times New Roman" w:hAnsi="Times New Roman" w:cs="Times New Roman"/>
          <w:sz w:val="24"/>
          <w:szCs w:val="24"/>
        </w:rPr>
      </w:pPr>
      <w:r w:rsidRPr="005B660F">
        <w:rPr>
          <w:rFonts w:ascii="Times New Roman" w:hAnsi="Times New Roman" w:cs="Times New Roman"/>
          <w:sz w:val="24"/>
          <w:szCs w:val="24"/>
        </w:rPr>
        <w:t>The confusion matrix</w:t>
      </w:r>
      <w:r w:rsidR="00B74E7B">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logistic regression on PCA results in an accuracy of </w:t>
      </w:r>
      <w:ins w:id="266" w:author="Roxanne Salinas" w:date="2019-12-05T17:48:00Z">
        <w:r w:rsidR="00A22CE5">
          <w:rPr>
            <w:rFonts w:ascii="Times New Roman" w:hAnsi="Times New Roman" w:cs="Times New Roman"/>
            <w:sz w:val="24"/>
            <w:szCs w:val="24"/>
          </w:rPr>
          <w:t>0.813</w:t>
        </w:r>
      </w:ins>
      <w:del w:id="267" w:author="Roxanne Salinas" w:date="2019-12-05T17:48:00Z">
        <w:r w:rsidRPr="005B660F" w:rsidDel="00A22CE5">
          <w:rPr>
            <w:rFonts w:ascii="Times New Roman" w:hAnsi="Times New Roman" w:cs="Times New Roman"/>
            <w:sz w:val="24"/>
            <w:szCs w:val="24"/>
          </w:rPr>
          <w:delText>1</w:delText>
        </w:r>
      </w:del>
      <w:r w:rsidRPr="005B660F">
        <w:rPr>
          <w:rFonts w:ascii="Times New Roman" w:hAnsi="Times New Roman" w:cs="Times New Roman"/>
          <w:sz w:val="24"/>
          <w:szCs w:val="24"/>
        </w:rPr>
        <w:t xml:space="preserve"> and a specificity of </w:t>
      </w:r>
      <w:ins w:id="268" w:author="Roxanne Salinas" w:date="2019-12-05T17:48:00Z">
        <w:r w:rsidR="00A22CE5">
          <w:rPr>
            <w:rFonts w:ascii="Times New Roman" w:hAnsi="Times New Roman" w:cs="Times New Roman"/>
            <w:sz w:val="24"/>
            <w:szCs w:val="24"/>
          </w:rPr>
          <w:t>0.698</w:t>
        </w:r>
      </w:ins>
      <w:del w:id="269" w:author="Roxanne Salinas" w:date="2019-12-05T17:48:00Z">
        <w:r w:rsidRPr="005B660F" w:rsidDel="00A22CE5">
          <w:rPr>
            <w:rFonts w:ascii="Times New Roman" w:hAnsi="Times New Roman" w:cs="Times New Roman"/>
            <w:sz w:val="24"/>
            <w:szCs w:val="24"/>
          </w:rPr>
          <w:delText>1</w:delText>
        </w:r>
      </w:del>
      <w:r w:rsidRPr="005B660F">
        <w:rPr>
          <w:rFonts w:ascii="Times New Roman" w:hAnsi="Times New Roman" w:cs="Times New Roman"/>
          <w:sz w:val="24"/>
          <w:szCs w:val="24"/>
        </w:rPr>
        <w:t>.</w:t>
      </w:r>
    </w:p>
    <w:p w14:paraId="78D4CBEB" w14:textId="307C0408" w:rsidR="005A3965" w:rsidRDefault="005A3965" w:rsidP="005A3965">
      <w:pPr>
        <w:pStyle w:val="Caption"/>
        <w:keepNext/>
      </w:pPr>
      <w:bookmarkStart w:id="270" w:name="_Toc26440302"/>
      <w:r>
        <w:t xml:space="preserve">Table </w:t>
      </w:r>
      <w:r w:rsidR="00514A04">
        <w:fldChar w:fldCharType="begin"/>
      </w:r>
      <w:r w:rsidR="00514A04">
        <w:instrText xml:space="preserve"> SEQ Table \* ARABIC </w:instrText>
      </w:r>
      <w:r w:rsidR="00514A04">
        <w:fldChar w:fldCharType="separate"/>
      </w:r>
      <w:r w:rsidR="00914851">
        <w:rPr>
          <w:noProof/>
        </w:rPr>
        <w:t>26</w:t>
      </w:r>
      <w:r w:rsidR="00514A04">
        <w:rPr>
          <w:noProof/>
        </w:rPr>
        <w:fldChar w:fldCharType="end"/>
      </w:r>
      <w:r>
        <w:t xml:space="preserve">: Confusion matrix of </w:t>
      </w:r>
      <w:r w:rsidR="00FD2C38">
        <w:t>logistic</w:t>
      </w:r>
      <w:r>
        <w:t xml:space="preserve"> regression on 1</w:t>
      </w:r>
      <w:r w:rsidR="003C41BE">
        <w:t>5</w:t>
      </w:r>
      <w:r>
        <w:t xml:space="preserve"> principal components</w:t>
      </w:r>
      <w:bookmarkEnd w:id="270"/>
    </w:p>
    <w:p w14:paraId="7C464089" w14:textId="0CE8D2B7" w:rsidR="00777A38" w:rsidRPr="00E75CCF" w:rsidRDefault="00656AFB" w:rsidP="00E75CCF">
      <w:pPr>
        <w:pStyle w:val="SourceCode"/>
        <w:rPr>
          <w:sz w:val="20"/>
        </w:rPr>
      </w:pPr>
      <w:r w:rsidRPr="00656AFB">
        <w:rPr>
          <w:rStyle w:val="VerbatimChar"/>
          <w:sz w:val="20"/>
        </w:rPr>
        <w:t>## Confusion Matrix and Statistics</w:t>
      </w:r>
      <w:r w:rsidRPr="00656AFB">
        <w:rPr>
          <w:sz w:val="20"/>
        </w:rPr>
        <w:br/>
      </w:r>
      <w:r w:rsidRPr="00656AFB">
        <w:rPr>
          <w:rStyle w:val="VerbatimChar"/>
          <w:sz w:val="20"/>
        </w:rPr>
        <w:t xml:space="preserve">## </w:t>
      </w:r>
      <w:r w:rsidRPr="00656AFB">
        <w:rPr>
          <w:sz w:val="20"/>
        </w:rPr>
        <w:br/>
      </w:r>
      <w:r w:rsidRPr="00656AFB">
        <w:rPr>
          <w:rStyle w:val="VerbatimChar"/>
          <w:sz w:val="20"/>
        </w:rPr>
        <w:t>##           Reference</w:t>
      </w:r>
      <w:r w:rsidRPr="00656AFB">
        <w:rPr>
          <w:sz w:val="20"/>
        </w:rPr>
        <w:br/>
      </w:r>
      <w:r w:rsidRPr="00656AFB">
        <w:rPr>
          <w:rStyle w:val="VerbatimChar"/>
          <w:sz w:val="20"/>
        </w:rPr>
        <w:t>## Prediction    0    1</w:t>
      </w:r>
      <w:r w:rsidRPr="00656AFB">
        <w:rPr>
          <w:sz w:val="20"/>
        </w:rPr>
        <w:br/>
      </w:r>
      <w:r w:rsidRPr="00656AFB">
        <w:rPr>
          <w:rStyle w:val="VerbatimChar"/>
          <w:sz w:val="20"/>
        </w:rPr>
        <w:t>##          0 6834  209</w:t>
      </w:r>
      <w:r w:rsidRPr="00656AFB">
        <w:rPr>
          <w:sz w:val="20"/>
        </w:rPr>
        <w:br/>
      </w:r>
      <w:r w:rsidRPr="00656AFB">
        <w:rPr>
          <w:rStyle w:val="VerbatimChar"/>
          <w:sz w:val="20"/>
        </w:rPr>
        <w:t>##          1 1474  483</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Accuracy : 0.813          </w:t>
      </w:r>
      <w:r w:rsidRPr="00656AFB">
        <w:rPr>
          <w:sz w:val="20"/>
        </w:rPr>
        <w:br/>
      </w:r>
      <w:r w:rsidRPr="00656AFB">
        <w:rPr>
          <w:rStyle w:val="VerbatimChar"/>
          <w:sz w:val="20"/>
        </w:rPr>
        <w:t>##                  95% CI : (0.8048, 0.821)</w:t>
      </w:r>
      <w:r w:rsidRPr="00656AFB">
        <w:rPr>
          <w:sz w:val="20"/>
        </w:rPr>
        <w:br/>
      </w:r>
      <w:r w:rsidRPr="00656AFB">
        <w:rPr>
          <w:rStyle w:val="VerbatimChar"/>
          <w:sz w:val="20"/>
        </w:rPr>
        <w:t xml:space="preserve">##     No Information Rate : 0.9231         </w:t>
      </w:r>
      <w:r w:rsidRPr="00656AFB">
        <w:rPr>
          <w:sz w:val="20"/>
        </w:rPr>
        <w:br/>
      </w:r>
      <w:r w:rsidRPr="00656AFB">
        <w:rPr>
          <w:rStyle w:val="VerbatimChar"/>
          <w:sz w:val="20"/>
        </w:rPr>
        <w:t>##     P-Value [</w:t>
      </w:r>
      <w:proofErr w:type="spellStart"/>
      <w:r w:rsidRPr="00656AFB">
        <w:rPr>
          <w:rStyle w:val="VerbatimChar"/>
          <w:sz w:val="20"/>
        </w:rPr>
        <w:t>Acc</w:t>
      </w:r>
      <w:proofErr w:type="spellEnd"/>
      <w:r w:rsidRPr="00656AFB">
        <w:rPr>
          <w:rStyle w:val="VerbatimChar"/>
          <w:sz w:val="20"/>
        </w:rPr>
        <w:t xml:space="preserve"> &gt; NIR] : 1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Kappa : 0.2832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w:t>
      </w:r>
      <w:proofErr w:type="spellStart"/>
      <w:r w:rsidRPr="00656AFB">
        <w:rPr>
          <w:rStyle w:val="VerbatimChar"/>
          <w:sz w:val="20"/>
        </w:rPr>
        <w:t>Mcnemar's</w:t>
      </w:r>
      <w:proofErr w:type="spellEnd"/>
      <w:r w:rsidRPr="00656AFB">
        <w:rPr>
          <w:rStyle w:val="VerbatimChar"/>
          <w:sz w:val="20"/>
        </w:rPr>
        <w:t xml:space="preserve"> Test P-Value : &lt;2e-16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Sensitivity : 0.8226         </w:t>
      </w:r>
      <w:r w:rsidRPr="00656AFB">
        <w:rPr>
          <w:sz w:val="20"/>
        </w:rPr>
        <w:br/>
      </w:r>
      <w:r w:rsidRPr="00656AFB">
        <w:rPr>
          <w:rStyle w:val="VerbatimChar"/>
          <w:sz w:val="20"/>
        </w:rPr>
        <w:t xml:space="preserve">##             Specificity : 0.6980         </w:t>
      </w:r>
      <w:r w:rsidRPr="00656AFB">
        <w:rPr>
          <w:sz w:val="20"/>
        </w:rPr>
        <w:br/>
      </w:r>
      <w:r w:rsidRPr="00656AFB">
        <w:rPr>
          <w:rStyle w:val="VerbatimChar"/>
          <w:sz w:val="20"/>
        </w:rPr>
        <w:t xml:space="preserve">##          </w:t>
      </w:r>
      <w:proofErr w:type="spellStart"/>
      <w:r w:rsidRPr="00656AFB">
        <w:rPr>
          <w:rStyle w:val="VerbatimChar"/>
          <w:sz w:val="20"/>
        </w:rPr>
        <w:t>Pos</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0.9703         </w:t>
      </w:r>
      <w:r w:rsidRPr="00656AFB">
        <w:rPr>
          <w:sz w:val="20"/>
        </w:rPr>
        <w:br/>
      </w:r>
      <w:r w:rsidRPr="00656AFB">
        <w:rPr>
          <w:rStyle w:val="VerbatimChar"/>
          <w:sz w:val="20"/>
        </w:rPr>
        <w:t xml:space="preserve">##          </w:t>
      </w:r>
      <w:proofErr w:type="spellStart"/>
      <w:r w:rsidRPr="00656AFB">
        <w:rPr>
          <w:rStyle w:val="VerbatimChar"/>
          <w:sz w:val="20"/>
        </w:rPr>
        <w:t>Neg</w:t>
      </w:r>
      <w:proofErr w:type="spellEnd"/>
      <w:r w:rsidRPr="00656AFB">
        <w:rPr>
          <w:rStyle w:val="VerbatimChar"/>
          <w:sz w:val="20"/>
        </w:rPr>
        <w:t xml:space="preserve"> </w:t>
      </w:r>
      <w:proofErr w:type="spellStart"/>
      <w:r w:rsidRPr="00656AFB">
        <w:rPr>
          <w:rStyle w:val="VerbatimChar"/>
          <w:sz w:val="20"/>
        </w:rPr>
        <w:t>Pred</w:t>
      </w:r>
      <w:proofErr w:type="spellEnd"/>
      <w:r w:rsidRPr="00656AFB">
        <w:rPr>
          <w:rStyle w:val="VerbatimChar"/>
          <w:sz w:val="20"/>
        </w:rPr>
        <w:t xml:space="preserve"> Value : 0.2468         </w:t>
      </w:r>
      <w:r w:rsidRPr="00656AFB">
        <w:rPr>
          <w:sz w:val="20"/>
        </w:rPr>
        <w:br/>
      </w:r>
      <w:r w:rsidRPr="00656AFB">
        <w:rPr>
          <w:rStyle w:val="VerbatimChar"/>
          <w:sz w:val="20"/>
        </w:rPr>
        <w:t xml:space="preserve">##              Prevalence : 0.9231         </w:t>
      </w:r>
      <w:r w:rsidRPr="00656AFB">
        <w:rPr>
          <w:sz w:val="20"/>
        </w:rPr>
        <w:br/>
      </w:r>
      <w:r w:rsidRPr="00656AFB">
        <w:rPr>
          <w:rStyle w:val="VerbatimChar"/>
          <w:sz w:val="20"/>
        </w:rPr>
        <w:t xml:space="preserve">##          Detection Rate : 0.7593         </w:t>
      </w:r>
      <w:r w:rsidRPr="00656AFB">
        <w:rPr>
          <w:sz w:val="20"/>
        </w:rPr>
        <w:br/>
      </w:r>
      <w:r w:rsidRPr="00656AFB">
        <w:rPr>
          <w:rStyle w:val="VerbatimChar"/>
          <w:sz w:val="20"/>
        </w:rPr>
        <w:t xml:space="preserve">##    Detection Prevalence : 0.7826         </w:t>
      </w:r>
      <w:r w:rsidRPr="00656AFB">
        <w:rPr>
          <w:sz w:val="20"/>
        </w:rPr>
        <w:br/>
      </w:r>
      <w:r w:rsidRPr="00656AFB">
        <w:rPr>
          <w:rStyle w:val="VerbatimChar"/>
          <w:sz w:val="20"/>
        </w:rPr>
        <w:t xml:space="preserve">##       Balanced Accuracy : 0.7603         </w:t>
      </w:r>
      <w:r w:rsidRPr="00656AFB">
        <w:rPr>
          <w:sz w:val="20"/>
        </w:rPr>
        <w:br/>
      </w:r>
      <w:r w:rsidRPr="00656AFB">
        <w:rPr>
          <w:rStyle w:val="VerbatimChar"/>
          <w:sz w:val="20"/>
        </w:rPr>
        <w:t xml:space="preserve">##                                          </w:t>
      </w:r>
      <w:r w:rsidRPr="00656AFB">
        <w:rPr>
          <w:sz w:val="20"/>
        </w:rPr>
        <w:br/>
      </w:r>
      <w:r w:rsidRPr="00656AFB">
        <w:rPr>
          <w:rStyle w:val="VerbatimChar"/>
          <w:sz w:val="20"/>
        </w:rPr>
        <w:t xml:space="preserve">##        'Positive' Class : 0              </w:t>
      </w:r>
      <w:r w:rsidRPr="00656AFB">
        <w:rPr>
          <w:sz w:val="20"/>
        </w:rPr>
        <w:br/>
      </w:r>
      <w:r w:rsidRPr="00656AFB">
        <w:rPr>
          <w:rStyle w:val="VerbatimChar"/>
          <w:sz w:val="20"/>
        </w:rPr>
        <w:t xml:space="preserve">## </w:t>
      </w:r>
    </w:p>
    <w:p w14:paraId="47858D2B" w14:textId="2BEB69CD" w:rsidR="005B660F" w:rsidRPr="005B660F" w:rsidRDefault="005B660F" w:rsidP="005B660F">
      <w:pPr>
        <w:rPr>
          <w:rFonts w:ascii="Times New Roman" w:hAnsi="Times New Roman" w:cs="Times New Roman"/>
          <w:sz w:val="24"/>
          <w:szCs w:val="24"/>
        </w:rPr>
      </w:pPr>
      <w:r w:rsidRPr="005B660F">
        <w:rPr>
          <w:rFonts w:ascii="Times New Roman" w:hAnsi="Times New Roman" w:cs="Times New Roman"/>
          <w:sz w:val="24"/>
          <w:szCs w:val="24"/>
        </w:rPr>
        <w:t>The ROC plot</w:t>
      </w:r>
      <w:r w:rsidR="00B74E7B">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logistic regression on PCA results in an AUC </w:t>
      </w:r>
      <w:r w:rsidR="00342160">
        <w:rPr>
          <w:rFonts w:ascii="Times New Roman" w:hAnsi="Times New Roman" w:cs="Times New Roman"/>
          <w:sz w:val="24"/>
          <w:szCs w:val="24"/>
        </w:rPr>
        <w:t>of</w:t>
      </w:r>
      <w:r w:rsidRPr="005B660F">
        <w:rPr>
          <w:rFonts w:ascii="Times New Roman" w:hAnsi="Times New Roman" w:cs="Times New Roman"/>
          <w:sz w:val="24"/>
          <w:szCs w:val="24"/>
        </w:rPr>
        <w:t xml:space="preserve"> </w:t>
      </w:r>
      <w:r w:rsidR="004D06BC">
        <w:rPr>
          <w:rFonts w:ascii="Times New Roman" w:hAnsi="Times New Roman" w:cs="Times New Roman"/>
          <w:sz w:val="24"/>
          <w:szCs w:val="24"/>
        </w:rPr>
        <w:t>0.709.</w:t>
      </w:r>
    </w:p>
    <w:p w14:paraId="229A6108" w14:textId="48F0EEE7" w:rsidR="005A3965" w:rsidRDefault="00110125" w:rsidP="005A3965">
      <w:pPr>
        <w:keepNext/>
        <w:jc w:val="center"/>
      </w:pPr>
      <w:r>
        <w:rPr>
          <w:noProof/>
        </w:rPr>
        <w:drawing>
          <wp:inline distT="0" distB="0" distL="0" distR="0" wp14:anchorId="5E09E597" wp14:editId="5BDCC4DC">
            <wp:extent cx="5943600" cy="3632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32835"/>
                    </a:xfrm>
                    <a:prstGeom prst="rect">
                      <a:avLst/>
                    </a:prstGeom>
                  </pic:spPr>
                </pic:pic>
              </a:graphicData>
            </a:graphic>
          </wp:inline>
        </w:drawing>
      </w:r>
    </w:p>
    <w:p w14:paraId="301CB205" w14:textId="33195CF6" w:rsidR="00777A38" w:rsidRDefault="005A3965" w:rsidP="005A3965">
      <w:pPr>
        <w:pStyle w:val="Caption"/>
        <w:jc w:val="center"/>
      </w:pPr>
      <w:bookmarkStart w:id="271" w:name="_Toc26440333"/>
      <w:r>
        <w:t xml:space="preserve">Figure </w:t>
      </w:r>
      <w:r w:rsidR="00514A04">
        <w:fldChar w:fldCharType="begin"/>
      </w:r>
      <w:r w:rsidR="00514A04">
        <w:instrText xml:space="preserve"> SEQ Figure \* ARABIC </w:instrText>
      </w:r>
      <w:r w:rsidR="00514A04">
        <w:fldChar w:fldCharType="separate"/>
      </w:r>
      <w:r>
        <w:rPr>
          <w:noProof/>
        </w:rPr>
        <w:t>17</w:t>
      </w:r>
      <w:r w:rsidR="00514A04">
        <w:rPr>
          <w:noProof/>
        </w:rPr>
        <w:fldChar w:fldCharType="end"/>
      </w:r>
      <w:r>
        <w:t>: ROC curve of logistic regression on 1</w:t>
      </w:r>
      <w:r w:rsidR="004D06BC">
        <w:t>5</w:t>
      </w:r>
      <w:r>
        <w:t xml:space="preserve"> principal components</w:t>
      </w:r>
      <w:bookmarkEnd w:id="271"/>
    </w:p>
    <w:p w14:paraId="07DB657A" w14:textId="77777777" w:rsidR="006F3FBC" w:rsidRDefault="006F3FBC" w:rsidP="006F3FBC">
      <w:pPr>
        <w:jc w:val="center"/>
      </w:pPr>
    </w:p>
    <w:p w14:paraId="6361C154" w14:textId="48BA86CD" w:rsidR="00192E13" w:rsidRDefault="00192E13" w:rsidP="00192E13">
      <w:pPr>
        <w:pStyle w:val="Heading3"/>
      </w:pPr>
      <w:bookmarkStart w:id="272" w:name="_Toc26440358"/>
      <w:r>
        <w:t>3.7.2 LDA on Principal Components</w:t>
      </w:r>
      <w:bookmarkEnd w:id="272"/>
    </w:p>
    <w:p w14:paraId="36D24495" w14:textId="7EC1A5A6" w:rsidR="00305987" w:rsidRPr="00342160" w:rsidRDefault="005B660F" w:rsidP="00305987">
      <w:pPr>
        <w:rPr>
          <w:rFonts w:ascii="Times New Roman" w:hAnsi="Times New Roman" w:cs="Times New Roman"/>
          <w:sz w:val="24"/>
          <w:szCs w:val="24"/>
        </w:rPr>
      </w:pPr>
      <w:r w:rsidRPr="00A40931">
        <w:rPr>
          <w:rFonts w:ascii="Times New Roman" w:hAnsi="Times New Roman" w:cs="Times New Roman"/>
          <w:sz w:val="24"/>
          <w:szCs w:val="24"/>
        </w:rPr>
        <w:t xml:space="preserve">The following table </w:t>
      </w:r>
      <w:r>
        <w:rPr>
          <w:rFonts w:ascii="Times New Roman" w:hAnsi="Times New Roman" w:cs="Times New Roman"/>
          <w:sz w:val="24"/>
          <w:szCs w:val="24"/>
        </w:rPr>
        <w:t xml:space="preserve">below </w:t>
      </w:r>
      <w:r w:rsidRPr="00A40931">
        <w:rPr>
          <w:rFonts w:ascii="Times New Roman" w:hAnsi="Times New Roman" w:cs="Times New Roman"/>
          <w:sz w:val="24"/>
          <w:szCs w:val="24"/>
        </w:rPr>
        <w:t xml:space="preserve">shows the coefficient estimates for </w:t>
      </w:r>
      <w:r>
        <w:rPr>
          <w:rFonts w:ascii="Times New Roman" w:hAnsi="Times New Roman" w:cs="Times New Roman"/>
          <w:sz w:val="24"/>
          <w:szCs w:val="24"/>
        </w:rPr>
        <w:t>LDA on PCA</w:t>
      </w:r>
      <w:r w:rsidRPr="00A40931">
        <w:rPr>
          <w:rFonts w:ascii="Times New Roman" w:hAnsi="Times New Roman" w:cs="Times New Roman"/>
          <w:sz w:val="24"/>
          <w:szCs w:val="24"/>
        </w:rPr>
        <w:t>.</w:t>
      </w:r>
      <w:r>
        <w:rPr>
          <w:rFonts w:ascii="Times New Roman" w:hAnsi="Times New Roman" w:cs="Times New Roman"/>
          <w:sz w:val="24"/>
          <w:szCs w:val="24"/>
        </w:rPr>
        <w:t xml:space="preserve"> However, it is impossible to interpret the coefficients since PCA reduce the dimensions of the data and transform them into components.</w:t>
      </w:r>
    </w:p>
    <w:p w14:paraId="04FC7363" w14:textId="7EA29D7C" w:rsidR="005A3965" w:rsidRDefault="005A3965" w:rsidP="005A3965">
      <w:pPr>
        <w:pStyle w:val="Caption"/>
        <w:keepNext/>
      </w:pPr>
      <w:bookmarkStart w:id="273" w:name="_Toc26440303"/>
      <w:r>
        <w:t xml:space="preserve">Table </w:t>
      </w:r>
      <w:r w:rsidR="00514A04">
        <w:fldChar w:fldCharType="begin"/>
      </w:r>
      <w:r w:rsidR="00514A04">
        <w:instrText xml:space="preserve"> SEQ Table \* ARABIC </w:instrText>
      </w:r>
      <w:r w:rsidR="00514A04">
        <w:fldChar w:fldCharType="separate"/>
      </w:r>
      <w:r w:rsidR="00914851">
        <w:rPr>
          <w:noProof/>
        </w:rPr>
        <w:t>27</w:t>
      </w:r>
      <w:r w:rsidR="00514A04">
        <w:rPr>
          <w:noProof/>
        </w:rPr>
        <w:fldChar w:fldCharType="end"/>
      </w:r>
      <w:r>
        <w:t>: Co</w:t>
      </w:r>
      <w:r w:rsidR="004D06BC">
        <w:t>efficient estimates of LDA on 15</w:t>
      </w:r>
      <w:r>
        <w:t xml:space="preserve"> principal components</w:t>
      </w:r>
      <w:bookmarkEnd w:id="273"/>
    </w:p>
    <w:p w14:paraId="03F3A04B" w14:textId="77777777" w:rsidR="005549E9" w:rsidRPr="005549E9" w:rsidRDefault="005549E9" w:rsidP="005549E9">
      <w:pPr>
        <w:pStyle w:val="SourceCode"/>
        <w:rPr>
          <w:sz w:val="20"/>
        </w:rPr>
      </w:pPr>
      <w:r w:rsidRPr="005549E9">
        <w:rPr>
          <w:rStyle w:val="VerbatimChar"/>
          <w:sz w:val="20"/>
        </w:rPr>
        <w:t>## Call:</w:t>
      </w:r>
      <w:r w:rsidRPr="005549E9">
        <w:rPr>
          <w:sz w:val="20"/>
        </w:rPr>
        <w:br/>
      </w:r>
      <w:r w:rsidRPr="005549E9">
        <w:rPr>
          <w:rStyle w:val="VerbatimChar"/>
          <w:sz w:val="20"/>
        </w:rPr>
        <w:t xml:space="preserve">## </w:t>
      </w:r>
      <w:proofErr w:type="spellStart"/>
      <w:r w:rsidRPr="005549E9">
        <w:rPr>
          <w:rStyle w:val="VerbatimChar"/>
          <w:sz w:val="20"/>
        </w:rPr>
        <w:t>lda</w:t>
      </w:r>
      <w:proofErr w:type="spellEnd"/>
      <w:r w:rsidRPr="005549E9">
        <w:rPr>
          <w:rStyle w:val="VerbatimChar"/>
          <w:sz w:val="20"/>
        </w:rPr>
        <w:t xml:space="preserve">(default ~ ., data = </w:t>
      </w:r>
      <w:proofErr w:type="spellStart"/>
      <w:r w:rsidRPr="005549E9">
        <w:rPr>
          <w:rStyle w:val="VerbatimChar"/>
          <w:sz w:val="20"/>
        </w:rPr>
        <w:t>train.pca.data</w:t>
      </w:r>
      <w:proofErr w:type="spellEnd"/>
      <w:r w:rsidRPr="005549E9">
        <w:rPr>
          <w:rStyle w:val="VerbatimChar"/>
          <w:sz w:val="20"/>
        </w:rPr>
        <w:t>)</w:t>
      </w:r>
      <w:r w:rsidRPr="005549E9">
        <w:rPr>
          <w:sz w:val="20"/>
        </w:rPr>
        <w:br/>
      </w:r>
      <w:r w:rsidRPr="005549E9">
        <w:rPr>
          <w:rStyle w:val="VerbatimChar"/>
          <w:sz w:val="20"/>
        </w:rPr>
        <w:t xml:space="preserve">## </w:t>
      </w:r>
      <w:r w:rsidRPr="005549E9">
        <w:rPr>
          <w:sz w:val="20"/>
        </w:rPr>
        <w:br/>
      </w:r>
      <w:r w:rsidRPr="005549E9">
        <w:rPr>
          <w:rStyle w:val="VerbatimChar"/>
          <w:sz w:val="20"/>
        </w:rPr>
        <w:t>## Prior probabilities of groups:</w:t>
      </w:r>
      <w:r w:rsidRPr="005549E9">
        <w:rPr>
          <w:sz w:val="20"/>
        </w:rPr>
        <w:br/>
      </w:r>
      <w:r w:rsidRPr="005549E9">
        <w:rPr>
          <w:rStyle w:val="VerbatimChar"/>
          <w:sz w:val="20"/>
        </w:rPr>
        <w:t xml:space="preserve">##         0         1 </w:t>
      </w:r>
      <w:r w:rsidRPr="005549E9">
        <w:rPr>
          <w:sz w:val="20"/>
        </w:rPr>
        <w:br/>
      </w:r>
      <w:r w:rsidRPr="005549E9">
        <w:rPr>
          <w:rStyle w:val="VerbatimChar"/>
          <w:sz w:val="20"/>
        </w:rPr>
        <w:t xml:space="preserve">## 0.7771905 0.2228095 </w:t>
      </w:r>
      <w:r w:rsidRPr="005549E9">
        <w:rPr>
          <w:sz w:val="20"/>
        </w:rPr>
        <w:br/>
      </w:r>
      <w:r w:rsidRPr="005549E9">
        <w:rPr>
          <w:rStyle w:val="VerbatimChar"/>
          <w:sz w:val="20"/>
        </w:rPr>
        <w:t xml:space="preserve">## </w:t>
      </w:r>
      <w:r w:rsidRPr="005549E9">
        <w:rPr>
          <w:sz w:val="20"/>
        </w:rPr>
        <w:br/>
      </w:r>
      <w:r w:rsidRPr="005549E9">
        <w:rPr>
          <w:rStyle w:val="VerbatimChar"/>
          <w:sz w:val="20"/>
        </w:rPr>
        <w:t>## Group means:</w:t>
      </w:r>
      <w:r w:rsidRPr="005549E9">
        <w:rPr>
          <w:sz w:val="20"/>
        </w:rPr>
        <w:br/>
      </w:r>
      <w:r w:rsidRPr="005549E9">
        <w:rPr>
          <w:rStyle w:val="VerbatimChar"/>
          <w:sz w:val="20"/>
        </w:rPr>
        <w:t>##          PC1        PC2         PC3         PC4         PC5          PC6</w:t>
      </w:r>
      <w:r w:rsidRPr="005549E9">
        <w:rPr>
          <w:sz w:val="20"/>
        </w:rPr>
        <w:br/>
      </w:r>
      <w:r w:rsidRPr="005549E9">
        <w:rPr>
          <w:rStyle w:val="VerbatimChar"/>
          <w:sz w:val="20"/>
        </w:rPr>
        <w:t>## 0 -0.1225284  0.3072276 -0.01381045  0.02832730  0.01976383  0.009016457</w:t>
      </w:r>
      <w:r w:rsidRPr="005549E9">
        <w:rPr>
          <w:sz w:val="20"/>
        </w:rPr>
        <w:br/>
      </w:r>
      <w:r w:rsidRPr="005549E9">
        <w:rPr>
          <w:rStyle w:val="VerbatimChar"/>
          <w:sz w:val="20"/>
        </w:rPr>
        <w:t>## 1  0.4251741 -1.0946230  0.06995205 -0.06671546 -0.08457388 -0.052108600</w:t>
      </w:r>
      <w:r w:rsidRPr="005549E9">
        <w:rPr>
          <w:sz w:val="20"/>
        </w:rPr>
        <w:br/>
      </w:r>
      <w:r w:rsidRPr="005549E9">
        <w:rPr>
          <w:rStyle w:val="VerbatimChar"/>
          <w:sz w:val="20"/>
        </w:rPr>
        <w:t>##            PC7          PC8           PC9         PC10         PC11        PC12</w:t>
      </w:r>
      <w:r w:rsidRPr="005549E9">
        <w:rPr>
          <w:sz w:val="20"/>
        </w:rPr>
        <w:br/>
      </w:r>
      <w:r w:rsidRPr="005549E9">
        <w:rPr>
          <w:rStyle w:val="VerbatimChar"/>
          <w:sz w:val="20"/>
        </w:rPr>
        <w:t>## 0 -0.004560266 -0.002656818 -0.0006838582  0.002817074 -0.008998477 -0.06536074</w:t>
      </w:r>
      <w:r w:rsidRPr="005549E9">
        <w:rPr>
          <w:sz w:val="20"/>
        </w:rPr>
        <w:br/>
      </w:r>
      <w:r w:rsidRPr="005549E9">
        <w:rPr>
          <w:rStyle w:val="VerbatimChar"/>
          <w:sz w:val="20"/>
        </w:rPr>
        <w:t>## 1 -0.003397728  0.013519765  0.0057861491 -0.015766462  0.029673742  0.23700825</w:t>
      </w:r>
      <w:r w:rsidRPr="005549E9">
        <w:rPr>
          <w:sz w:val="20"/>
        </w:rPr>
        <w:br/>
      </w:r>
      <w:r w:rsidRPr="005549E9">
        <w:rPr>
          <w:rStyle w:val="VerbatimChar"/>
          <w:sz w:val="20"/>
        </w:rPr>
        <w:t>##          PC13         PC14        PC15</w:t>
      </w:r>
      <w:r w:rsidRPr="005549E9">
        <w:rPr>
          <w:sz w:val="20"/>
        </w:rPr>
        <w:br/>
      </w:r>
      <w:r w:rsidRPr="005549E9">
        <w:rPr>
          <w:rStyle w:val="VerbatimChar"/>
          <w:sz w:val="20"/>
        </w:rPr>
        <w:t>## 0 -0.01043197 -0.007668732 -0.02577882</w:t>
      </w:r>
      <w:r w:rsidRPr="005549E9">
        <w:rPr>
          <w:sz w:val="20"/>
        </w:rPr>
        <w:br/>
      </w:r>
      <w:r w:rsidRPr="005549E9">
        <w:rPr>
          <w:rStyle w:val="VerbatimChar"/>
          <w:sz w:val="20"/>
        </w:rPr>
        <w:t>## 1  0.03146562  0.008191120  0.09741854</w:t>
      </w:r>
      <w:r w:rsidRPr="005549E9">
        <w:rPr>
          <w:sz w:val="20"/>
        </w:rPr>
        <w:br/>
      </w:r>
      <w:r w:rsidRPr="005549E9">
        <w:rPr>
          <w:rStyle w:val="VerbatimChar"/>
          <w:sz w:val="20"/>
        </w:rPr>
        <w:t xml:space="preserve">## </w:t>
      </w:r>
      <w:r w:rsidRPr="005549E9">
        <w:rPr>
          <w:sz w:val="20"/>
        </w:rPr>
        <w:br/>
      </w:r>
      <w:r w:rsidRPr="005549E9">
        <w:rPr>
          <w:rStyle w:val="VerbatimChar"/>
          <w:sz w:val="20"/>
        </w:rPr>
        <w:t>## Coefficients of linear discriminants:</w:t>
      </w:r>
      <w:r w:rsidRPr="005549E9">
        <w:rPr>
          <w:sz w:val="20"/>
        </w:rPr>
        <w:br/>
      </w:r>
      <w:r w:rsidRPr="005549E9">
        <w:rPr>
          <w:rStyle w:val="VerbatimChar"/>
          <w:sz w:val="20"/>
        </w:rPr>
        <w:t>##               LD1</w:t>
      </w:r>
      <w:r w:rsidRPr="005549E9">
        <w:rPr>
          <w:sz w:val="20"/>
        </w:rPr>
        <w:br/>
      </w:r>
      <w:r w:rsidRPr="005549E9">
        <w:rPr>
          <w:rStyle w:val="VerbatimChar"/>
          <w:sz w:val="20"/>
        </w:rPr>
        <w:t>## PC1   0.102214128</w:t>
      </w:r>
      <w:r w:rsidRPr="005549E9">
        <w:rPr>
          <w:sz w:val="20"/>
        </w:rPr>
        <w:br/>
      </w:r>
      <w:r w:rsidRPr="005549E9">
        <w:rPr>
          <w:rStyle w:val="VerbatimChar"/>
          <w:sz w:val="20"/>
        </w:rPr>
        <w:t>## PC2  -0.433970748</w:t>
      </w:r>
      <w:r w:rsidRPr="005549E9">
        <w:rPr>
          <w:sz w:val="20"/>
        </w:rPr>
        <w:br/>
      </w:r>
      <w:r w:rsidRPr="005549E9">
        <w:rPr>
          <w:rStyle w:val="VerbatimChar"/>
          <w:sz w:val="20"/>
        </w:rPr>
        <w:t>## PC3   0.087280135</w:t>
      </w:r>
      <w:r w:rsidRPr="005549E9">
        <w:rPr>
          <w:sz w:val="20"/>
        </w:rPr>
        <w:br/>
      </w:r>
      <w:r w:rsidRPr="005549E9">
        <w:rPr>
          <w:rStyle w:val="VerbatimChar"/>
          <w:sz w:val="20"/>
        </w:rPr>
        <w:t>## PC4  -0.064896957</w:t>
      </w:r>
      <w:r w:rsidRPr="005549E9">
        <w:rPr>
          <w:sz w:val="20"/>
        </w:rPr>
        <w:br/>
      </w:r>
      <w:r w:rsidRPr="005549E9">
        <w:rPr>
          <w:rStyle w:val="VerbatimChar"/>
          <w:sz w:val="20"/>
        </w:rPr>
        <w:t>## PC5  -0.132849447</w:t>
      </w:r>
      <w:r w:rsidRPr="005549E9">
        <w:rPr>
          <w:sz w:val="20"/>
        </w:rPr>
        <w:br/>
      </w:r>
      <w:r w:rsidRPr="005549E9">
        <w:rPr>
          <w:rStyle w:val="VerbatimChar"/>
          <w:sz w:val="20"/>
        </w:rPr>
        <w:t>## PC6  -0.103133282</w:t>
      </w:r>
      <w:r w:rsidRPr="005549E9">
        <w:rPr>
          <w:sz w:val="20"/>
        </w:rPr>
        <w:br/>
      </w:r>
      <w:r w:rsidRPr="005549E9">
        <w:rPr>
          <w:rStyle w:val="VerbatimChar"/>
          <w:sz w:val="20"/>
        </w:rPr>
        <w:t>## PC7   0.002391771</w:t>
      </w:r>
      <w:r w:rsidRPr="005549E9">
        <w:rPr>
          <w:sz w:val="20"/>
        </w:rPr>
        <w:br/>
      </w:r>
      <w:r w:rsidRPr="005549E9">
        <w:rPr>
          <w:rStyle w:val="VerbatimChar"/>
          <w:sz w:val="20"/>
        </w:rPr>
        <w:t>## PC8   0.030726586</w:t>
      </w:r>
      <w:r w:rsidRPr="005549E9">
        <w:rPr>
          <w:sz w:val="20"/>
        </w:rPr>
        <w:br/>
      </w:r>
      <w:r w:rsidRPr="005549E9">
        <w:rPr>
          <w:rStyle w:val="VerbatimChar"/>
          <w:sz w:val="20"/>
        </w:rPr>
        <w:t>## PC9   0.004269961</w:t>
      </w:r>
      <w:r w:rsidRPr="005549E9">
        <w:rPr>
          <w:sz w:val="20"/>
        </w:rPr>
        <w:br/>
      </w:r>
      <w:r w:rsidRPr="005549E9">
        <w:rPr>
          <w:rStyle w:val="VerbatimChar"/>
          <w:sz w:val="20"/>
        </w:rPr>
        <w:t>## PC10 -0.032113514</w:t>
      </w:r>
      <w:r w:rsidRPr="005549E9">
        <w:rPr>
          <w:sz w:val="20"/>
        </w:rPr>
        <w:br/>
      </w:r>
      <w:r w:rsidRPr="005549E9">
        <w:rPr>
          <w:rStyle w:val="VerbatimChar"/>
          <w:sz w:val="20"/>
        </w:rPr>
        <w:t>## PC11  0.049727326</w:t>
      </w:r>
      <w:r w:rsidRPr="005549E9">
        <w:rPr>
          <w:sz w:val="20"/>
        </w:rPr>
        <w:br/>
      </w:r>
      <w:r w:rsidRPr="005549E9">
        <w:rPr>
          <w:rStyle w:val="VerbatimChar"/>
          <w:sz w:val="20"/>
        </w:rPr>
        <w:t>## PC12  0.543813545</w:t>
      </w:r>
      <w:r w:rsidRPr="005549E9">
        <w:rPr>
          <w:sz w:val="20"/>
        </w:rPr>
        <w:br/>
      </w:r>
      <w:r w:rsidRPr="005549E9">
        <w:rPr>
          <w:rStyle w:val="VerbatimChar"/>
          <w:sz w:val="20"/>
        </w:rPr>
        <w:t>## PC13  0.100927918</w:t>
      </w:r>
      <w:r w:rsidRPr="005549E9">
        <w:rPr>
          <w:sz w:val="20"/>
        </w:rPr>
        <w:br/>
      </w:r>
      <w:r w:rsidRPr="005549E9">
        <w:rPr>
          <w:rStyle w:val="VerbatimChar"/>
          <w:sz w:val="20"/>
        </w:rPr>
        <w:t>## PC14  0.031708111</w:t>
      </w:r>
      <w:r w:rsidRPr="005549E9">
        <w:rPr>
          <w:sz w:val="20"/>
        </w:rPr>
        <w:br/>
      </w:r>
      <w:r w:rsidRPr="005549E9">
        <w:rPr>
          <w:rStyle w:val="VerbatimChar"/>
          <w:sz w:val="20"/>
        </w:rPr>
        <w:t>## PC15  0.387741337</w:t>
      </w:r>
    </w:p>
    <w:p w14:paraId="118E1D44" w14:textId="31B0F5D2" w:rsidR="00305987" w:rsidRPr="00342160" w:rsidRDefault="005B660F" w:rsidP="00192E13">
      <w:pPr>
        <w:rPr>
          <w:rFonts w:ascii="Times New Roman" w:hAnsi="Times New Roman" w:cs="Times New Roman"/>
          <w:sz w:val="24"/>
          <w:szCs w:val="24"/>
        </w:rPr>
      </w:pPr>
      <w:r w:rsidRPr="005B660F">
        <w:rPr>
          <w:rFonts w:ascii="Times New Roman" w:hAnsi="Times New Roman" w:cs="Times New Roman"/>
          <w:sz w:val="24"/>
          <w:szCs w:val="24"/>
        </w:rPr>
        <w:t>The confusion matrix for LDA on</w:t>
      </w:r>
      <w:r w:rsidR="004D06BC">
        <w:rPr>
          <w:rFonts w:ascii="Times New Roman" w:hAnsi="Times New Roman" w:cs="Times New Roman"/>
          <w:sz w:val="24"/>
          <w:szCs w:val="24"/>
        </w:rPr>
        <w:t xml:space="preserve"> PCA results in an accuracy of 0.8127 and a specificity of 0.2596</w:t>
      </w:r>
      <w:r w:rsidRPr="005B660F">
        <w:rPr>
          <w:rFonts w:ascii="Times New Roman" w:hAnsi="Times New Roman" w:cs="Times New Roman"/>
          <w:sz w:val="24"/>
          <w:szCs w:val="24"/>
        </w:rPr>
        <w:t>.</w:t>
      </w:r>
    </w:p>
    <w:p w14:paraId="24F7697C" w14:textId="4E09B302" w:rsidR="005A3965" w:rsidRDefault="005A3965" w:rsidP="005A3965">
      <w:pPr>
        <w:pStyle w:val="Caption"/>
        <w:keepNext/>
      </w:pPr>
      <w:bookmarkStart w:id="274" w:name="_Toc26440304"/>
      <w:r>
        <w:t xml:space="preserve">Table </w:t>
      </w:r>
      <w:r w:rsidR="00514A04">
        <w:fldChar w:fldCharType="begin"/>
      </w:r>
      <w:r w:rsidR="00514A04">
        <w:instrText xml:space="preserve"> SEQ Table \* ARABIC </w:instrText>
      </w:r>
      <w:r w:rsidR="00514A04">
        <w:fldChar w:fldCharType="separate"/>
      </w:r>
      <w:r w:rsidR="00914851">
        <w:rPr>
          <w:noProof/>
        </w:rPr>
        <w:t>28</w:t>
      </w:r>
      <w:r w:rsidR="00514A04">
        <w:rPr>
          <w:noProof/>
        </w:rPr>
        <w:fldChar w:fldCharType="end"/>
      </w:r>
      <w:r>
        <w:t>: Confusion matrix of LDA on 1</w:t>
      </w:r>
      <w:r w:rsidR="004D06BC">
        <w:t>5</w:t>
      </w:r>
      <w:r>
        <w:t xml:space="preserve"> principal components</w:t>
      </w:r>
      <w:bookmarkEnd w:id="274"/>
    </w:p>
    <w:p w14:paraId="6BD0C888" w14:textId="0149B298" w:rsidR="00AF2441" w:rsidRPr="00E75CCF" w:rsidRDefault="005549E9" w:rsidP="00E75CCF">
      <w:pPr>
        <w:pStyle w:val="SourceCode"/>
        <w:rPr>
          <w:sz w:val="20"/>
        </w:rPr>
      </w:pPr>
      <w:r w:rsidRPr="005549E9">
        <w:rPr>
          <w:rStyle w:val="VerbatimChar"/>
          <w:sz w:val="20"/>
        </w:rPr>
        <w:t>## Confusion Matrix and Statistics</w:t>
      </w:r>
      <w:r w:rsidRPr="005549E9">
        <w:rPr>
          <w:sz w:val="20"/>
        </w:rPr>
        <w:br/>
      </w:r>
      <w:r w:rsidRPr="005549E9">
        <w:rPr>
          <w:rStyle w:val="VerbatimChar"/>
          <w:sz w:val="20"/>
        </w:rPr>
        <w:t xml:space="preserve">## </w:t>
      </w:r>
      <w:r w:rsidRPr="005549E9">
        <w:rPr>
          <w:sz w:val="20"/>
        </w:rPr>
        <w:br/>
      </w:r>
      <w:r w:rsidRPr="005549E9">
        <w:rPr>
          <w:rStyle w:val="VerbatimChar"/>
          <w:sz w:val="20"/>
        </w:rPr>
        <w:t>##           Reference</w:t>
      </w:r>
      <w:r w:rsidRPr="005549E9">
        <w:rPr>
          <w:sz w:val="20"/>
        </w:rPr>
        <w:br/>
      </w:r>
      <w:r w:rsidRPr="005549E9">
        <w:rPr>
          <w:rStyle w:val="VerbatimChar"/>
          <w:sz w:val="20"/>
        </w:rPr>
        <w:t>## Prediction    0    1</w:t>
      </w:r>
      <w:r w:rsidRPr="005549E9">
        <w:rPr>
          <w:sz w:val="20"/>
        </w:rPr>
        <w:br/>
      </w:r>
      <w:r w:rsidRPr="005549E9">
        <w:rPr>
          <w:rStyle w:val="VerbatimChar"/>
          <w:sz w:val="20"/>
        </w:rPr>
        <w:t>##          0 6806 1449</w:t>
      </w:r>
      <w:r w:rsidRPr="005549E9">
        <w:rPr>
          <w:sz w:val="20"/>
        </w:rPr>
        <w:br/>
      </w:r>
      <w:r w:rsidRPr="005549E9">
        <w:rPr>
          <w:rStyle w:val="VerbatimChar"/>
          <w:sz w:val="20"/>
        </w:rPr>
        <w:t>##          1  237  508</w:t>
      </w:r>
      <w:r w:rsidRPr="005549E9">
        <w:rPr>
          <w:sz w:val="20"/>
        </w:rPr>
        <w:br/>
      </w:r>
      <w:r w:rsidRPr="005549E9">
        <w:rPr>
          <w:rStyle w:val="VerbatimChar"/>
          <w:sz w:val="20"/>
        </w:rPr>
        <w:t xml:space="preserve">##                                           </w:t>
      </w:r>
      <w:r w:rsidRPr="005549E9">
        <w:rPr>
          <w:sz w:val="20"/>
        </w:rPr>
        <w:br/>
      </w:r>
      <w:r w:rsidRPr="005549E9">
        <w:rPr>
          <w:rStyle w:val="VerbatimChar"/>
          <w:sz w:val="20"/>
        </w:rPr>
        <w:t xml:space="preserve">##                Accuracy : 0.8127          </w:t>
      </w:r>
      <w:r w:rsidRPr="005549E9">
        <w:rPr>
          <w:sz w:val="20"/>
        </w:rPr>
        <w:br/>
      </w:r>
      <w:r w:rsidRPr="005549E9">
        <w:rPr>
          <w:rStyle w:val="VerbatimChar"/>
          <w:sz w:val="20"/>
        </w:rPr>
        <w:t>##                  95% CI : (0.8044, 0.8207)</w:t>
      </w:r>
      <w:r w:rsidRPr="005549E9">
        <w:rPr>
          <w:sz w:val="20"/>
        </w:rPr>
        <w:br/>
      </w:r>
      <w:r w:rsidRPr="005549E9">
        <w:rPr>
          <w:rStyle w:val="VerbatimChar"/>
          <w:sz w:val="20"/>
        </w:rPr>
        <w:t xml:space="preserve">##     No Information Rate : 0.7826          </w:t>
      </w:r>
      <w:r w:rsidRPr="005549E9">
        <w:rPr>
          <w:sz w:val="20"/>
        </w:rPr>
        <w:br/>
      </w:r>
      <w:r w:rsidRPr="005549E9">
        <w:rPr>
          <w:rStyle w:val="VerbatimChar"/>
          <w:sz w:val="20"/>
        </w:rPr>
        <w:t>##     P-Value [</w:t>
      </w:r>
      <w:proofErr w:type="spellStart"/>
      <w:r w:rsidRPr="005549E9">
        <w:rPr>
          <w:rStyle w:val="VerbatimChar"/>
          <w:sz w:val="20"/>
        </w:rPr>
        <w:t>Acc</w:t>
      </w:r>
      <w:proofErr w:type="spellEnd"/>
      <w:r w:rsidRPr="005549E9">
        <w:rPr>
          <w:rStyle w:val="VerbatimChar"/>
          <w:sz w:val="20"/>
        </w:rPr>
        <w:t xml:space="preserve"> &gt; NIR] : 1.01e-12        </w:t>
      </w:r>
      <w:r w:rsidRPr="005549E9">
        <w:rPr>
          <w:sz w:val="20"/>
        </w:rPr>
        <w:br/>
      </w:r>
      <w:r w:rsidRPr="005549E9">
        <w:rPr>
          <w:rStyle w:val="VerbatimChar"/>
          <w:sz w:val="20"/>
        </w:rPr>
        <w:t xml:space="preserve">##                                           </w:t>
      </w:r>
      <w:r w:rsidRPr="005549E9">
        <w:rPr>
          <w:sz w:val="20"/>
        </w:rPr>
        <w:br/>
      </w:r>
      <w:r w:rsidRPr="005549E9">
        <w:rPr>
          <w:rStyle w:val="VerbatimChar"/>
          <w:sz w:val="20"/>
        </w:rPr>
        <w:t xml:space="preserve">##                   Kappa : 0.291           </w:t>
      </w:r>
      <w:r w:rsidRPr="005549E9">
        <w:rPr>
          <w:sz w:val="20"/>
        </w:rPr>
        <w:br/>
      </w:r>
      <w:r w:rsidRPr="005549E9">
        <w:rPr>
          <w:rStyle w:val="VerbatimChar"/>
          <w:sz w:val="20"/>
        </w:rPr>
        <w:t xml:space="preserve">##                                           </w:t>
      </w:r>
      <w:r w:rsidRPr="005549E9">
        <w:rPr>
          <w:sz w:val="20"/>
        </w:rPr>
        <w:br/>
      </w:r>
      <w:r w:rsidRPr="005549E9">
        <w:rPr>
          <w:rStyle w:val="VerbatimChar"/>
          <w:sz w:val="20"/>
        </w:rPr>
        <w:t xml:space="preserve">##  </w:t>
      </w:r>
      <w:proofErr w:type="spellStart"/>
      <w:r w:rsidRPr="005549E9">
        <w:rPr>
          <w:rStyle w:val="VerbatimChar"/>
          <w:sz w:val="20"/>
        </w:rPr>
        <w:t>Mcnemar's</w:t>
      </w:r>
      <w:proofErr w:type="spellEnd"/>
      <w:r w:rsidRPr="005549E9">
        <w:rPr>
          <w:rStyle w:val="VerbatimChar"/>
          <w:sz w:val="20"/>
        </w:rPr>
        <w:t xml:space="preserve"> Test P-Value : &lt; 2.2e-16       </w:t>
      </w:r>
      <w:r w:rsidRPr="005549E9">
        <w:rPr>
          <w:sz w:val="20"/>
        </w:rPr>
        <w:br/>
      </w:r>
      <w:r w:rsidRPr="005549E9">
        <w:rPr>
          <w:rStyle w:val="VerbatimChar"/>
          <w:sz w:val="20"/>
        </w:rPr>
        <w:t xml:space="preserve">##                                           </w:t>
      </w:r>
      <w:r w:rsidRPr="005549E9">
        <w:rPr>
          <w:sz w:val="20"/>
        </w:rPr>
        <w:br/>
      </w:r>
      <w:r w:rsidRPr="005549E9">
        <w:rPr>
          <w:rStyle w:val="VerbatimChar"/>
          <w:sz w:val="20"/>
        </w:rPr>
        <w:t xml:space="preserve">##             Sensitivity : 0.9663          </w:t>
      </w:r>
      <w:r w:rsidRPr="005549E9">
        <w:rPr>
          <w:sz w:val="20"/>
        </w:rPr>
        <w:br/>
      </w:r>
      <w:r w:rsidRPr="005549E9">
        <w:rPr>
          <w:rStyle w:val="VerbatimChar"/>
          <w:sz w:val="20"/>
        </w:rPr>
        <w:t xml:space="preserve">##             Specificity : 0.2596          </w:t>
      </w:r>
      <w:r w:rsidRPr="005549E9">
        <w:rPr>
          <w:sz w:val="20"/>
        </w:rPr>
        <w:br/>
      </w:r>
      <w:r w:rsidRPr="005549E9">
        <w:rPr>
          <w:rStyle w:val="VerbatimChar"/>
          <w:sz w:val="20"/>
        </w:rPr>
        <w:t xml:space="preserve">##          </w:t>
      </w:r>
      <w:proofErr w:type="spellStart"/>
      <w:r w:rsidRPr="005549E9">
        <w:rPr>
          <w:rStyle w:val="VerbatimChar"/>
          <w:sz w:val="20"/>
        </w:rPr>
        <w:t>Pos</w:t>
      </w:r>
      <w:proofErr w:type="spellEnd"/>
      <w:r w:rsidRPr="005549E9">
        <w:rPr>
          <w:rStyle w:val="VerbatimChar"/>
          <w:sz w:val="20"/>
        </w:rPr>
        <w:t xml:space="preserve"> </w:t>
      </w:r>
      <w:proofErr w:type="spellStart"/>
      <w:r w:rsidRPr="005549E9">
        <w:rPr>
          <w:rStyle w:val="VerbatimChar"/>
          <w:sz w:val="20"/>
        </w:rPr>
        <w:t>Pred</w:t>
      </w:r>
      <w:proofErr w:type="spellEnd"/>
      <w:r w:rsidRPr="005549E9">
        <w:rPr>
          <w:rStyle w:val="VerbatimChar"/>
          <w:sz w:val="20"/>
        </w:rPr>
        <w:t xml:space="preserve"> Value : 0.8245          </w:t>
      </w:r>
      <w:r w:rsidRPr="005549E9">
        <w:rPr>
          <w:sz w:val="20"/>
        </w:rPr>
        <w:br/>
      </w:r>
      <w:r w:rsidRPr="005549E9">
        <w:rPr>
          <w:rStyle w:val="VerbatimChar"/>
          <w:sz w:val="20"/>
        </w:rPr>
        <w:t xml:space="preserve">##          </w:t>
      </w:r>
      <w:proofErr w:type="spellStart"/>
      <w:r w:rsidRPr="005549E9">
        <w:rPr>
          <w:rStyle w:val="VerbatimChar"/>
          <w:sz w:val="20"/>
        </w:rPr>
        <w:t>Neg</w:t>
      </w:r>
      <w:proofErr w:type="spellEnd"/>
      <w:r w:rsidRPr="005549E9">
        <w:rPr>
          <w:rStyle w:val="VerbatimChar"/>
          <w:sz w:val="20"/>
        </w:rPr>
        <w:t xml:space="preserve"> </w:t>
      </w:r>
      <w:proofErr w:type="spellStart"/>
      <w:r w:rsidRPr="005549E9">
        <w:rPr>
          <w:rStyle w:val="VerbatimChar"/>
          <w:sz w:val="20"/>
        </w:rPr>
        <w:t>Pred</w:t>
      </w:r>
      <w:proofErr w:type="spellEnd"/>
      <w:r w:rsidRPr="005549E9">
        <w:rPr>
          <w:rStyle w:val="VerbatimChar"/>
          <w:sz w:val="20"/>
        </w:rPr>
        <w:t xml:space="preserve"> Value : 0.6819          </w:t>
      </w:r>
      <w:r w:rsidRPr="005549E9">
        <w:rPr>
          <w:sz w:val="20"/>
        </w:rPr>
        <w:br/>
      </w:r>
      <w:r w:rsidRPr="005549E9">
        <w:rPr>
          <w:rStyle w:val="VerbatimChar"/>
          <w:sz w:val="20"/>
        </w:rPr>
        <w:t xml:space="preserve">##              Prevalence : 0.7826          </w:t>
      </w:r>
      <w:r w:rsidRPr="005549E9">
        <w:rPr>
          <w:sz w:val="20"/>
        </w:rPr>
        <w:br/>
      </w:r>
      <w:r w:rsidRPr="005549E9">
        <w:rPr>
          <w:rStyle w:val="VerbatimChar"/>
          <w:sz w:val="20"/>
        </w:rPr>
        <w:t xml:space="preserve">##          Detection Rate : 0.7562          </w:t>
      </w:r>
      <w:r w:rsidRPr="005549E9">
        <w:rPr>
          <w:sz w:val="20"/>
        </w:rPr>
        <w:br/>
      </w:r>
      <w:r w:rsidRPr="005549E9">
        <w:rPr>
          <w:rStyle w:val="VerbatimChar"/>
          <w:sz w:val="20"/>
        </w:rPr>
        <w:t xml:space="preserve">##    Detection Prevalence : 0.9172          </w:t>
      </w:r>
      <w:r w:rsidRPr="005549E9">
        <w:rPr>
          <w:sz w:val="20"/>
        </w:rPr>
        <w:br/>
      </w:r>
      <w:r w:rsidRPr="005549E9">
        <w:rPr>
          <w:rStyle w:val="VerbatimChar"/>
          <w:sz w:val="20"/>
        </w:rPr>
        <w:t xml:space="preserve">##       Balanced Accuracy : 0.6130          </w:t>
      </w:r>
      <w:r w:rsidRPr="005549E9">
        <w:rPr>
          <w:sz w:val="20"/>
        </w:rPr>
        <w:br/>
      </w:r>
      <w:r w:rsidRPr="005549E9">
        <w:rPr>
          <w:rStyle w:val="VerbatimChar"/>
          <w:sz w:val="20"/>
        </w:rPr>
        <w:t xml:space="preserve">##                                           </w:t>
      </w:r>
      <w:r w:rsidRPr="005549E9">
        <w:rPr>
          <w:sz w:val="20"/>
        </w:rPr>
        <w:br/>
      </w:r>
      <w:r w:rsidRPr="005549E9">
        <w:rPr>
          <w:rStyle w:val="VerbatimChar"/>
          <w:sz w:val="20"/>
        </w:rPr>
        <w:t xml:space="preserve">##        'Positive' Class : 0               </w:t>
      </w:r>
      <w:r w:rsidRPr="005549E9">
        <w:rPr>
          <w:sz w:val="20"/>
        </w:rPr>
        <w:br/>
      </w:r>
      <w:r w:rsidRPr="005549E9">
        <w:rPr>
          <w:rStyle w:val="VerbatimChar"/>
          <w:sz w:val="20"/>
        </w:rPr>
        <w:t xml:space="preserve">## </w:t>
      </w:r>
    </w:p>
    <w:p w14:paraId="47D8397D" w14:textId="7F0C025D" w:rsidR="00305987" w:rsidRPr="00342160" w:rsidRDefault="00305987" w:rsidP="00192E13">
      <w:pPr>
        <w:rPr>
          <w:rFonts w:ascii="Times New Roman" w:hAnsi="Times New Roman" w:cs="Times New Roman"/>
          <w:sz w:val="24"/>
          <w:szCs w:val="24"/>
        </w:rPr>
      </w:pPr>
      <w:r w:rsidRPr="005B660F">
        <w:rPr>
          <w:rFonts w:ascii="Times New Roman" w:hAnsi="Times New Roman" w:cs="Times New Roman"/>
          <w:sz w:val="24"/>
          <w:szCs w:val="24"/>
        </w:rPr>
        <w:t>The ROC plot</w:t>
      </w:r>
      <w:r w:rsidR="00B74E7B">
        <w:rPr>
          <w:rFonts w:ascii="Times New Roman" w:hAnsi="Times New Roman" w:cs="Times New Roman"/>
          <w:sz w:val="24"/>
          <w:szCs w:val="24"/>
        </w:rPr>
        <w:t xml:space="preserve"> below</w:t>
      </w:r>
      <w:r w:rsidRPr="005B660F">
        <w:rPr>
          <w:rFonts w:ascii="Times New Roman" w:hAnsi="Times New Roman" w:cs="Times New Roman"/>
          <w:sz w:val="24"/>
          <w:szCs w:val="24"/>
        </w:rPr>
        <w:t xml:space="preserve"> for </w:t>
      </w:r>
      <w:r w:rsidR="006270BB" w:rsidRPr="005B660F">
        <w:rPr>
          <w:rFonts w:ascii="Times New Roman" w:hAnsi="Times New Roman" w:cs="Times New Roman"/>
          <w:sz w:val="24"/>
          <w:szCs w:val="24"/>
        </w:rPr>
        <w:t>LDA</w:t>
      </w:r>
      <w:r w:rsidRPr="005B660F">
        <w:rPr>
          <w:rFonts w:ascii="Times New Roman" w:hAnsi="Times New Roman" w:cs="Times New Roman"/>
          <w:sz w:val="24"/>
          <w:szCs w:val="24"/>
        </w:rPr>
        <w:t xml:space="preserve"> on PCA </w:t>
      </w:r>
      <w:r w:rsidR="006270BB" w:rsidRPr="005B660F">
        <w:rPr>
          <w:rFonts w:ascii="Times New Roman" w:hAnsi="Times New Roman" w:cs="Times New Roman"/>
          <w:sz w:val="24"/>
          <w:szCs w:val="24"/>
        </w:rPr>
        <w:t xml:space="preserve">results in an AUC </w:t>
      </w:r>
      <w:r w:rsidR="00342160">
        <w:rPr>
          <w:rFonts w:ascii="Times New Roman" w:hAnsi="Times New Roman" w:cs="Times New Roman"/>
          <w:sz w:val="24"/>
          <w:szCs w:val="24"/>
        </w:rPr>
        <w:t>of</w:t>
      </w:r>
      <w:r w:rsidR="004D06BC">
        <w:rPr>
          <w:rFonts w:ascii="Times New Roman" w:hAnsi="Times New Roman" w:cs="Times New Roman"/>
          <w:sz w:val="24"/>
          <w:szCs w:val="24"/>
        </w:rPr>
        <w:t xml:space="preserve"> 0.5037.</w:t>
      </w:r>
      <w:r w:rsidR="006270BB" w:rsidRPr="005B660F">
        <w:rPr>
          <w:rFonts w:ascii="Times New Roman" w:hAnsi="Times New Roman" w:cs="Times New Roman"/>
          <w:sz w:val="24"/>
          <w:szCs w:val="24"/>
        </w:rPr>
        <w:t xml:space="preserve"> </w:t>
      </w:r>
    </w:p>
    <w:p w14:paraId="0F04F323" w14:textId="279A94F3" w:rsidR="005A3965" w:rsidRDefault="004D06BC" w:rsidP="005A3965">
      <w:pPr>
        <w:keepNext/>
        <w:jc w:val="center"/>
      </w:pPr>
      <w:r>
        <w:rPr>
          <w:noProof/>
        </w:rPr>
        <w:drawing>
          <wp:inline distT="0" distB="0" distL="0" distR="0" wp14:anchorId="7050F861" wp14:editId="432778E2">
            <wp:extent cx="5629275" cy="3190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3190875"/>
                    </a:xfrm>
                    <a:prstGeom prst="rect">
                      <a:avLst/>
                    </a:prstGeom>
                  </pic:spPr>
                </pic:pic>
              </a:graphicData>
            </a:graphic>
          </wp:inline>
        </w:drawing>
      </w:r>
    </w:p>
    <w:p w14:paraId="5DA46BE4" w14:textId="1A50DEF5" w:rsidR="00AF2441" w:rsidRDefault="005A3965" w:rsidP="005A3965">
      <w:pPr>
        <w:pStyle w:val="Caption"/>
        <w:jc w:val="center"/>
      </w:pPr>
      <w:bookmarkStart w:id="275" w:name="_Toc26440334"/>
      <w:r>
        <w:t xml:space="preserve">Figure </w:t>
      </w:r>
      <w:r w:rsidR="00514A04">
        <w:fldChar w:fldCharType="begin"/>
      </w:r>
      <w:r w:rsidR="00514A04">
        <w:instrText xml:space="preserve"> SEQ Figure \* ARABIC </w:instrText>
      </w:r>
      <w:r w:rsidR="00514A04">
        <w:fldChar w:fldCharType="separate"/>
      </w:r>
      <w:r>
        <w:rPr>
          <w:noProof/>
        </w:rPr>
        <w:t>18</w:t>
      </w:r>
      <w:r w:rsidR="00514A04">
        <w:rPr>
          <w:noProof/>
        </w:rPr>
        <w:fldChar w:fldCharType="end"/>
      </w:r>
      <w:r w:rsidR="004D06BC">
        <w:t>: ROC curve of LDA on 15</w:t>
      </w:r>
      <w:r>
        <w:t xml:space="preserve"> principal components</w:t>
      </w:r>
      <w:bookmarkEnd w:id="275"/>
    </w:p>
    <w:p w14:paraId="66EC7C11" w14:textId="77777777" w:rsidR="00342160" w:rsidRDefault="00342160" w:rsidP="00342160">
      <w:pPr>
        <w:jc w:val="center"/>
      </w:pPr>
    </w:p>
    <w:p w14:paraId="6CE225F8" w14:textId="14677C30" w:rsidR="00192E13" w:rsidRDefault="00192E13" w:rsidP="00192E13">
      <w:pPr>
        <w:pStyle w:val="Heading3"/>
      </w:pPr>
      <w:bookmarkStart w:id="276" w:name="_Toc26440359"/>
      <w:r>
        <w:t>3.7.3 QDA on Principal Components</w:t>
      </w:r>
      <w:bookmarkEnd w:id="276"/>
    </w:p>
    <w:p w14:paraId="3B36C557" w14:textId="0C9E3139" w:rsidR="006270BB" w:rsidRDefault="006270BB" w:rsidP="006270BB">
      <w:pPr>
        <w:spacing w:after="0" w:line="240" w:lineRule="auto"/>
        <w:rPr>
          <w:rFonts w:ascii="Times New Roman" w:hAnsi="Times New Roman" w:cs="Times New Roman"/>
          <w:sz w:val="24"/>
          <w:szCs w:val="24"/>
        </w:rPr>
      </w:pPr>
      <w:r w:rsidRPr="006270BB">
        <w:rPr>
          <w:rFonts w:ascii="Times New Roman" w:hAnsi="Times New Roman" w:cs="Times New Roman"/>
          <w:sz w:val="24"/>
          <w:szCs w:val="24"/>
        </w:rPr>
        <w:t xml:space="preserve">Below are the mean coefficients for QDA on PCA. Similar to the original QDA, there are no coefficients because the QDA classifier involves a </w:t>
      </w:r>
      <w:r w:rsidRPr="006270BB">
        <w:rPr>
          <w:rStyle w:val="Emphasis"/>
          <w:rFonts w:ascii="Times New Roman" w:hAnsi="Times New Roman" w:cs="Times New Roman"/>
          <w:i w:val="0"/>
          <w:iCs w:val="0"/>
          <w:sz w:val="24"/>
          <w:szCs w:val="24"/>
        </w:rPr>
        <w:t>quadratic</w:t>
      </w:r>
      <w:r w:rsidRPr="006270BB">
        <w:rPr>
          <w:rFonts w:ascii="Times New Roman" w:hAnsi="Times New Roman" w:cs="Times New Roman"/>
          <w:i/>
          <w:iCs/>
          <w:sz w:val="24"/>
          <w:szCs w:val="24"/>
        </w:rPr>
        <w:t>,</w:t>
      </w:r>
      <w:r w:rsidRPr="006270BB">
        <w:rPr>
          <w:rFonts w:ascii="Times New Roman" w:hAnsi="Times New Roman" w:cs="Times New Roman"/>
          <w:sz w:val="24"/>
          <w:szCs w:val="24"/>
        </w:rPr>
        <w:t xml:space="preserve"> rather than a linear function of the predictors.</w:t>
      </w:r>
    </w:p>
    <w:p w14:paraId="2BD31A78" w14:textId="77777777" w:rsidR="005B660F" w:rsidRPr="006270BB" w:rsidRDefault="005B660F" w:rsidP="006270BB">
      <w:pPr>
        <w:spacing w:after="0" w:line="240" w:lineRule="auto"/>
        <w:rPr>
          <w:rFonts w:ascii="Times New Roman" w:hAnsi="Times New Roman" w:cs="Times New Roman"/>
          <w:sz w:val="24"/>
          <w:szCs w:val="24"/>
        </w:rPr>
      </w:pPr>
    </w:p>
    <w:p w14:paraId="076CF22A" w14:textId="08773C81" w:rsidR="005A3965" w:rsidRDefault="005A3965" w:rsidP="005A3965">
      <w:pPr>
        <w:pStyle w:val="Caption"/>
        <w:keepNext/>
      </w:pPr>
      <w:bookmarkStart w:id="277" w:name="_Toc26440305"/>
      <w:r>
        <w:t xml:space="preserve">Table </w:t>
      </w:r>
      <w:r w:rsidR="00514A04">
        <w:fldChar w:fldCharType="begin"/>
      </w:r>
      <w:r w:rsidR="00514A04">
        <w:instrText xml:space="preserve"> SEQ Table \* ARABIC </w:instrText>
      </w:r>
      <w:r w:rsidR="00514A04">
        <w:fldChar w:fldCharType="separate"/>
      </w:r>
      <w:r w:rsidR="00914851">
        <w:rPr>
          <w:noProof/>
        </w:rPr>
        <w:t>29</w:t>
      </w:r>
      <w:r w:rsidR="00514A04">
        <w:rPr>
          <w:noProof/>
        </w:rPr>
        <w:fldChar w:fldCharType="end"/>
      </w:r>
      <w:r>
        <w:t xml:space="preserve">: </w:t>
      </w:r>
      <w:r w:rsidR="003C41BE">
        <w:t>QDA group means for 15</w:t>
      </w:r>
      <w:r>
        <w:t xml:space="preserve"> principal components</w:t>
      </w:r>
      <w:bookmarkEnd w:id="277"/>
    </w:p>
    <w:p w14:paraId="622EE63A" w14:textId="77777777" w:rsidR="00F605BB" w:rsidRPr="00F605BB" w:rsidRDefault="00F605BB" w:rsidP="00F605BB">
      <w:pPr>
        <w:pStyle w:val="SourceCode"/>
        <w:rPr>
          <w:sz w:val="20"/>
        </w:rPr>
      </w:pPr>
      <w:r w:rsidRPr="00F605BB">
        <w:rPr>
          <w:rStyle w:val="VerbatimChar"/>
          <w:sz w:val="20"/>
        </w:rPr>
        <w:t>## Call:</w:t>
      </w:r>
      <w:r w:rsidRPr="00F605BB">
        <w:rPr>
          <w:sz w:val="20"/>
        </w:rPr>
        <w:br/>
      </w:r>
      <w:r w:rsidRPr="00F605BB">
        <w:rPr>
          <w:rStyle w:val="VerbatimChar"/>
          <w:sz w:val="20"/>
        </w:rPr>
        <w:t xml:space="preserve">## </w:t>
      </w:r>
      <w:proofErr w:type="spellStart"/>
      <w:r w:rsidRPr="00F605BB">
        <w:rPr>
          <w:rStyle w:val="VerbatimChar"/>
          <w:sz w:val="20"/>
        </w:rPr>
        <w:t>qda</w:t>
      </w:r>
      <w:proofErr w:type="spellEnd"/>
      <w:r w:rsidRPr="00F605BB">
        <w:rPr>
          <w:rStyle w:val="VerbatimChar"/>
          <w:sz w:val="20"/>
        </w:rPr>
        <w:t xml:space="preserve">(default ~ ., data = </w:t>
      </w:r>
      <w:proofErr w:type="spellStart"/>
      <w:r w:rsidRPr="00F605BB">
        <w:rPr>
          <w:rStyle w:val="VerbatimChar"/>
          <w:sz w:val="20"/>
        </w:rPr>
        <w:t>train.pca.data</w:t>
      </w:r>
      <w:proofErr w:type="spellEnd"/>
      <w:r w:rsidRPr="00F605BB">
        <w:rPr>
          <w:rStyle w:val="VerbatimChar"/>
          <w:sz w:val="20"/>
        </w:rPr>
        <w:t>)</w:t>
      </w:r>
      <w:r w:rsidRPr="00F605BB">
        <w:rPr>
          <w:sz w:val="20"/>
        </w:rPr>
        <w:br/>
      </w:r>
      <w:r w:rsidRPr="00F605BB">
        <w:rPr>
          <w:rStyle w:val="VerbatimChar"/>
          <w:sz w:val="20"/>
        </w:rPr>
        <w:t xml:space="preserve">## </w:t>
      </w:r>
      <w:r w:rsidRPr="00F605BB">
        <w:rPr>
          <w:sz w:val="20"/>
        </w:rPr>
        <w:br/>
      </w:r>
      <w:r w:rsidRPr="00F605BB">
        <w:rPr>
          <w:rStyle w:val="VerbatimChar"/>
          <w:sz w:val="20"/>
        </w:rPr>
        <w:t>## Prior probabilities of groups:</w:t>
      </w:r>
      <w:r w:rsidRPr="00F605BB">
        <w:rPr>
          <w:sz w:val="20"/>
        </w:rPr>
        <w:br/>
      </w:r>
      <w:r w:rsidRPr="00F605BB">
        <w:rPr>
          <w:rStyle w:val="VerbatimChar"/>
          <w:sz w:val="20"/>
        </w:rPr>
        <w:t xml:space="preserve">##         0         1 </w:t>
      </w:r>
      <w:r w:rsidRPr="00F605BB">
        <w:rPr>
          <w:sz w:val="20"/>
        </w:rPr>
        <w:br/>
      </w:r>
      <w:r w:rsidRPr="00F605BB">
        <w:rPr>
          <w:rStyle w:val="VerbatimChar"/>
          <w:sz w:val="20"/>
        </w:rPr>
        <w:t xml:space="preserve">## 0.7771905 0.2228095 </w:t>
      </w:r>
      <w:r w:rsidRPr="00F605BB">
        <w:rPr>
          <w:sz w:val="20"/>
        </w:rPr>
        <w:br/>
      </w:r>
      <w:r w:rsidRPr="00F605BB">
        <w:rPr>
          <w:rStyle w:val="VerbatimChar"/>
          <w:sz w:val="20"/>
        </w:rPr>
        <w:t xml:space="preserve">## </w:t>
      </w:r>
      <w:r w:rsidRPr="00F605BB">
        <w:rPr>
          <w:sz w:val="20"/>
        </w:rPr>
        <w:br/>
      </w:r>
      <w:r w:rsidRPr="00F605BB">
        <w:rPr>
          <w:rStyle w:val="VerbatimChar"/>
          <w:sz w:val="20"/>
        </w:rPr>
        <w:t>## Group means:</w:t>
      </w:r>
      <w:r w:rsidRPr="00F605BB">
        <w:rPr>
          <w:sz w:val="20"/>
        </w:rPr>
        <w:br/>
      </w:r>
      <w:r w:rsidRPr="00F605BB">
        <w:rPr>
          <w:rStyle w:val="VerbatimChar"/>
          <w:sz w:val="20"/>
        </w:rPr>
        <w:t>##          PC1        PC2         PC3         PC4         PC5          PC6</w:t>
      </w:r>
      <w:r w:rsidRPr="00F605BB">
        <w:rPr>
          <w:sz w:val="20"/>
        </w:rPr>
        <w:br/>
      </w:r>
      <w:r w:rsidRPr="00F605BB">
        <w:rPr>
          <w:rStyle w:val="VerbatimChar"/>
          <w:sz w:val="20"/>
        </w:rPr>
        <w:t>## 0 -0.1225284  0.3072276 -0.01381045  0.02832730  0.01976383  0.009016457</w:t>
      </w:r>
      <w:r w:rsidRPr="00F605BB">
        <w:rPr>
          <w:sz w:val="20"/>
        </w:rPr>
        <w:br/>
      </w:r>
      <w:r w:rsidRPr="00F605BB">
        <w:rPr>
          <w:rStyle w:val="VerbatimChar"/>
          <w:sz w:val="20"/>
        </w:rPr>
        <w:t>## 1  0.4251741 -1.0946230  0.06995205 -0.06671546 -0.08457388 -0.052108600</w:t>
      </w:r>
      <w:r w:rsidRPr="00F605BB">
        <w:rPr>
          <w:sz w:val="20"/>
        </w:rPr>
        <w:br/>
      </w:r>
      <w:r w:rsidRPr="00F605BB">
        <w:rPr>
          <w:rStyle w:val="VerbatimChar"/>
          <w:sz w:val="20"/>
        </w:rPr>
        <w:t>##            PC7          PC8           PC9         PC10         PC11        PC12</w:t>
      </w:r>
      <w:r w:rsidRPr="00F605BB">
        <w:rPr>
          <w:sz w:val="20"/>
        </w:rPr>
        <w:br/>
      </w:r>
      <w:r w:rsidRPr="00F605BB">
        <w:rPr>
          <w:rStyle w:val="VerbatimChar"/>
          <w:sz w:val="20"/>
        </w:rPr>
        <w:t>## 0 -0.004560266 -0.002656818 -0.0006838582  0.002817074 -0.008998477 -0.06536074</w:t>
      </w:r>
      <w:r w:rsidRPr="00F605BB">
        <w:rPr>
          <w:sz w:val="20"/>
        </w:rPr>
        <w:br/>
      </w:r>
      <w:r w:rsidRPr="00F605BB">
        <w:rPr>
          <w:rStyle w:val="VerbatimChar"/>
          <w:sz w:val="20"/>
        </w:rPr>
        <w:t>## 1 -0.003397728  0.013519765  0.0057861491 -0.015766462  0.029673742  0.23700825</w:t>
      </w:r>
      <w:r w:rsidRPr="00F605BB">
        <w:rPr>
          <w:sz w:val="20"/>
        </w:rPr>
        <w:br/>
      </w:r>
      <w:r w:rsidRPr="00F605BB">
        <w:rPr>
          <w:rStyle w:val="VerbatimChar"/>
          <w:sz w:val="20"/>
        </w:rPr>
        <w:t>##          PC13         PC14        PC15</w:t>
      </w:r>
      <w:r w:rsidRPr="00F605BB">
        <w:rPr>
          <w:sz w:val="20"/>
        </w:rPr>
        <w:br/>
      </w:r>
      <w:r w:rsidRPr="00F605BB">
        <w:rPr>
          <w:rStyle w:val="VerbatimChar"/>
          <w:sz w:val="20"/>
        </w:rPr>
        <w:t>## 0 -0.01043197 -0.007668732 -0.02577882</w:t>
      </w:r>
      <w:r w:rsidRPr="00F605BB">
        <w:rPr>
          <w:sz w:val="20"/>
        </w:rPr>
        <w:br/>
      </w:r>
      <w:r w:rsidRPr="00F605BB">
        <w:rPr>
          <w:rStyle w:val="VerbatimChar"/>
          <w:sz w:val="20"/>
        </w:rPr>
        <w:t>## 1  0.03146562  0.008191120  0.09741854</w:t>
      </w:r>
    </w:p>
    <w:p w14:paraId="0B2D63F2" w14:textId="73FA4D9B" w:rsidR="00AF2441" w:rsidRDefault="00305987" w:rsidP="00192E13">
      <w:r>
        <w:t xml:space="preserve">The confusion matrix for QDA on PCA </w:t>
      </w:r>
      <w:r w:rsidR="006270BB">
        <w:t xml:space="preserve">results in an accuracy of </w:t>
      </w:r>
      <w:r w:rsidR="00110125">
        <w:t>0.51</w:t>
      </w:r>
      <w:r w:rsidR="006270BB">
        <w:t xml:space="preserve"> and a specificity of </w:t>
      </w:r>
      <w:r w:rsidR="00110125">
        <w:t>0.7931</w:t>
      </w:r>
      <w:r w:rsidR="006270BB">
        <w:t>.</w:t>
      </w:r>
    </w:p>
    <w:p w14:paraId="648021E7" w14:textId="4960D23F" w:rsidR="00F605BB" w:rsidRDefault="00F605BB" w:rsidP="00F605BB">
      <w:pPr>
        <w:pStyle w:val="Caption"/>
        <w:keepNext/>
      </w:pPr>
      <w:bookmarkStart w:id="278" w:name="_Toc26440306"/>
      <w:r>
        <w:t xml:space="preserve">Table </w:t>
      </w:r>
      <w:r>
        <w:fldChar w:fldCharType="begin"/>
      </w:r>
      <w:r>
        <w:instrText xml:space="preserve"> SEQ Table \* ARABIC </w:instrText>
      </w:r>
      <w:r>
        <w:fldChar w:fldCharType="separate"/>
      </w:r>
      <w:r>
        <w:rPr>
          <w:noProof/>
        </w:rPr>
        <w:t>30</w:t>
      </w:r>
      <w:r>
        <w:rPr>
          <w:noProof/>
        </w:rPr>
        <w:fldChar w:fldCharType="end"/>
      </w:r>
      <w:r>
        <w:t>: Confusion matrix of QDA on 15 principal components</w:t>
      </w:r>
      <w:bookmarkEnd w:id="278"/>
    </w:p>
    <w:p w14:paraId="3706E07E" w14:textId="1A24264B" w:rsidR="00305987" w:rsidRPr="00E75CCF" w:rsidRDefault="00F605BB" w:rsidP="00E75CCF">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3043  405</w:t>
      </w:r>
      <w:r w:rsidRPr="00F605BB">
        <w:rPr>
          <w:sz w:val="20"/>
        </w:rPr>
        <w:br/>
      </w:r>
      <w:r w:rsidRPr="00F605BB">
        <w:rPr>
          <w:rStyle w:val="VerbatimChar"/>
          <w:sz w:val="20"/>
        </w:rPr>
        <w:t>##          1 4000 1552</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0.5106          </w:t>
      </w:r>
      <w:r w:rsidRPr="00F605BB">
        <w:rPr>
          <w:sz w:val="20"/>
        </w:rPr>
        <w:br/>
      </w:r>
      <w:r w:rsidRPr="00F605BB">
        <w:rPr>
          <w:rStyle w:val="VerbatimChar"/>
          <w:sz w:val="20"/>
        </w:rPr>
        <w:t>##                  95% CI : (0.5002, 0.5209)</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1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0.1353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0.4321          </w:t>
      </w:r>
      <w:r w:rsidRPr="00F605BB">
        <w:rPr>
          <w:sz w:val="20"/>
        </w:rPr>
        <w:br/>
      </w:r>
      <w:r w:rsidRPr="00F605BB">
        <w:rPr>
          <w:rStyle w:val="VerbatimChar"/>
          <w:sz w:val="20"/>
        </w:rPr>
        <w:t xml:space="preserve">##             Specificity : 0.7931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0.8825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0.2795          </w:t>
      </w:r>
      <w:r w:rsidRPr="00F605BB">
        <w:rPr>
          <w:sz w:val="20"/>
        </w:rPr>
        <w:br/>
      </w:r>
      <w:r w:rsidRPr="00F605BB">
        <w:rPr>
          <w:rStyle w:val="VerbatimChar"/>
          <w:sz w:val="20"/>
        </w:rPr>
        <w:t xml:space="preserve">##              Prevalence : 0.7826          </w:t>
      </w:r>
      <w:r w:rsidRPr="00F605BB">
        <w:rPr>
          <w:sz w:val="20"/>
        </w:rPr>
        <w:br/>
      </w:r>
      <w:r w:rsidRPr="00F605BB">
        <w:rPr>
          <w:rStyle w:val="VerbatimChar"/>
          <w:sz w:val="20"/>
        </w:rPr>
        <w:t xml:space="preserve">##          Detection Rate : 0.3381          </w:t>
      </w:r>
      <w:r w:rsidRPr="00F605BB">
        <w:rPr>
          <w:sz w:val="20"/>
        </w:rPr>
        <w:br/>
      </w:r>
      <w:r w:rsidRPr="00F605BB">
        <w:rPr>
          <w:rStyle w:val="VerbatimChar"/>
          <w:sz w:val="20"/>
        </w:rPr>
        <w:t xml:space="preserve">##    Detection Prevalence : 0.3831          </w:t>
      </w:r>
      <w:r w:rsidRPr="00F605BB">
        <w:rPr>
          <w:sz w:val="20"/>
        </w:rPr>
        <w:br/>
      </w:r>
      <w:r w:rsidRPr="00F605BB">
        <w:rPr>
          <w:rStyle w:val="VerbatimChar"/>
          <w:sz w:val="20"/>
        </w:rPr>
        <w:t xml:space="preserve">##       Balanced Accuracy : 0.6126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13838133" w14:textId="2EA1DDC5" w:rsidR="00305987" w:rsidRDefault="00305987" w:rsidP="00192E13">
      <w:r>
        <w:t xml:space="preserve">The ROC </w:t>
      </w:r>
      <w:r w:rsidR="006270BB">
        <w:t>plot</w:t>
      </w:r>
      <w:r>
        <w:t xml:space="preserve"> for QDA on PCA </w:t>
      </w:r>
      <w:r w:rsidR="006270BB">
        <w:t xml:space="preserve">results in an AUC </w:t>
      </w:r>
      <w:r w:rsidR="00342160">
        <w:t>of</w:t>
      </w:r>
      <w:r w:rsidR="006270BB">
        <w:t xml:space="preserve"> 1 denoting the model as a perfect classifier.</w:t>
      </w:r>
    </w:p>
    <w:p w14:paraId="68276141" w14:textId="14C4189F" w:rsidR="005A3965" w:rsidRDefault="00110125" w:rsidP="005A3965">
      <w:pPr>
        <w:keepNext/>
        <w:jc w:val="center"/>
      </w:pPr>
      <w:r>
        <w:rPr>
          <w:noProof/>
        </w:rPr>
        <w:drawing>
          <wp:inline distT="0" distB="0" distL="0" distR="0" wp14:anchorId="41F13BDE" wp14:editId="73BB5DAE">
            <wp:extent cx="5810250" cy="350415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3763" cy="3512302"/>
                    </a:xfrm>
                    <a:prstGeom prst="rect">
                      <a:avLst/>
                    </a:prstGeom>
                  </pic:spPr>
                </pic:pic>
              </a:graphicData>
            </a:graphic>
          </wp:inline>
        </w:drawing>
      </w:r>
    </w:p>
    <w:p w14:paraId="5B84FF67" w14:textId="3BE83368" w:rsidR="0036093D" w:rsidRPr="00192E13" w:rsidRDefault="005A3965" w:rsidP="00E75CCF">
      <w:pPr>
        <w:pStyle w:val="Caption"/>
        <w:jc w:val="center"/>
      </w:pPr>
      <w:bookmarkStart w:id="279" w:name="_Toc26440335"/>
      <w:r>
        <w:t xml:space="preserve">Figure </w:t>
      </w:r>
      <w:r w:rsidR="00514A04">
        <w:fldChar w:fldCharType="begin"/>
      </w:r>
      <w:r w:rsidR="00514A04">
        <w:instrText xml:space="preserve"> SEQ Figure \* ARABIC </w:instrText>
      </w:r>
      <w:r w:rsidR="00514A04">
        <w:fldChar w:fldCharType="separate"/>
      </w:r>
      <w:r>
        <w:rPr>
          <w:noProof/>
        </w:rPr>
        <w:t>19</w:t>
      </w:r>
      <w:r w:rsidR="00514A04">
        <w:rPr>
          <w:noProof/>
        </w:rPr>
        <w:fldChar w:fldCharType="end"/>
      </w:r>
      <w:r w:rsidR="007F7944">
        <w:t>: ROC curve of QDA on 15</w:t>
      </w:r>
      <w:r>
        <w:t xml:space="preserve"> principal components</w:t>
      </w:r>
      <w:bookmarkEnd w:id="279"/>
    </w:p>
    <w:p w14:paraId="79CCE29D" w14:textId="5628DE2D" w:rsidR="00192E13" w:rsidRDefault="00192E13" w:rsidP="00192E13">
      <w:pPr>
        <w:pStyle w:val="Heading3"/>
      </w:pPr>
      <w:bookmarkStart w:id="280" w:name="_Toc26440360"/>
      <w:r>
        <w:t>3.7.4 Naïve Bayes on Principal Components</w:t>
      </w:r>
      <w:bookmarkEnd w:id="280"/>
    </w:p>
    <w:p w14:paraId="78E05543" w14:textId="3C86F180" w:rsidR="0036093D" w:rsidRPr="002C2235" w:rsidRDefault="0036093D" w:rsidP="0036093D">
      <w:pPr>
        <w:rPr>
          <w:rFonts w:ascii="Times New Roman" w:hAnsi="Times New Roman" w:cs="Times New Roman"/>
          <w:sz w:val="24"/>
          <w:szCs w:val="24"/>
        </w:rPr>
      </w:pPr>
      <w:r w:rsidRPr="002C2235">
        <w:rPr>
          <w:rFonts w:ascii="Times New Roman" w:hAnsi="Times New Roman" w:cs="Times New Roman"/>
          <w:sz w:val="24"/>
          <w:szCs w:val="24"/>
        </w:rPr>
        <w:t xml:space="preserve">The confusion matrix for Naïve Bayes on PCA </w:t>
      </w:r>
      <w:r w:rsidR="006270BB" w:rsidRPr="002C2235">
        <w:rPr>
          <w:rFonts w:ascii="Times New Roman" w:hAnsi="Times New Roman" w:cs="Times New Roman"/>
          <w:sz w:val="24"/>
          <w:szCs w:val="24"/>
        </w:rPr>
        <w:t>results in a .</w:t>
      </w:r>
      <w:r w:rsidR="00110125">
        <w:rPr>
          <w:rFonts w:ascii="Times New Roman" w:hAnsi="Times New Roman" w:cs="Times New Roman"/>
          <w:sz w:val="24"/>
          <w:szCs w:val="24"/>
        </w:rPr>
        <w:t>7373</w:t>
      </w:r>
      <w:r w:rsidR="006270BB" w:rsidRPr="002C2235">
        <w:rPr>
          <w:rFonts w:ascii="Times New Roman" w:hAnsi="Times New Roman" w:cs="Times New Roman"/>
          <w:sz w:val="24"/>
          <w:szCs w:val="24"/>
        </w:rPr>
        <w:t xml:space="preserve"> accuracy and a .</w:t>
      </w:r>
      <w:r w:rsidR="00110125">
        <w:rPr>
          <w:rFonts w:ascii="Times New Roman" w:hAnsi="Times New Roman" w:cs="Times New Roman"/>
          <w:sz w:val="24"/>
          <w:szCs w:val="24"/>
        </w:rPr>
        <w:t>5933</w:t>
      </w:r>
      <w:r w:rsidR="006270BB" w:rsidRPr="002C2235">
        <w:rPr>
          <w:rFonts w:ascii="Times New Roman" w:hAnsi="Times New Roman" w:cs="Times New Roman"/>
          <w:sz w:val="24"/>
          <w:szCs w:val="24"/>
        </w:rPr>
        <w:t xml:space="preserve"> specificity.</w:t>
      </w:r>
    </w:p>
    <w:p w14:paraId="338F2BA8" w14:textId="056B0756" w:rsidR="005A3965" w:rsidRDefault="005A3965" w:rsidP="005A3965">
      <w:pPr>
        <w:pStyle w:val="Caption"/>
        <w:keepNext/>
      </w:pPr>
      <w:bookmarkStart w:id="281" w:name="_Toc26440307"/>
      <w:r>
        <w:t xml:space="preserve">Table </w:t>
      </w:r>
      <w:r w:rsidR="00514A04">
        <w:fldChar w:fldCharType="begin"/>
      </w:r>
      <w:r w:rsidR="00514A04">
        <w:instrText xml:space="preserve"> SEQ Table \* ARABIC </w:instrText>
      </w:r>
      <w:r w:rsidR="00514A04">
        <w:fldChar w:fldCharType="separate"/>
      </w:r>
      <w:r w:rsidR="00914851">
        <w:rPr>
          <w:noProof/>
        </w:rPr>
        <w:t>31</w:t>
      </w:r>
      <w:r w:rsidR="00514A04">
        <w:rPr>
          <w:noProof/>
        </w:rPr>
        <w:fldChar w:fldCharType="end"/>
      </w:r>
      <w:r>
        <w:t>: Confu</w:t>
      </w:r>
      <w:r w:rsidR="00110125">
        <w:t xml:space="preserve">sion matrix of naive </w:t>
      </w:r>
      <w:proofErr w:type="spellStart"/>
      <w:r w:rsidR="00110125">
        <w:t>bayes</w:t>
      </w:r>
      <w:proofErr w:type="spellEnd"/>
      <w:r w:rsidR="00110125">
        <w:t xml:space="preserve"> on 15</w:t>
      </w:r>
      <w:r>
        <w:t xml:space="preserve"> principal components</w:t>
      </w:r>
      <w:bookmarkEnd w:id="281"/>
    </w:p>
    <w:p w14:paraId="33D95CEF" w14:textId="77777777" w:rsidR="00F605BB" w:rsidRPr="00F605BB" w:rsidRDefault="00F605BB" w:rsidP="00F605B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5475  796</w:t>
      </w:r>
      <w:r w:rsidRPr="00F605BB">
        <w:rPr>
          <w:sz w:val="20"/>
        </w:rPr>
        <w:br/>
      </w:r>
      <w:r w:rsidRPr="00F605BB">
        <w:rPr>
          <w:rStyle w:val="VerbatimChar"/>
          <w:sz w:val="20"/>
        </w:rPr>
        <w:t>##          1 1568 1161</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0.7373          </w:t>
      </w:r>
      <w:r w:rsidRPr="00F605BB">
        <w:rPr>
          <w:sz w:val="20"/>
        </w:rPr>
        <w:br/>
      </w:r>
      <w:r w:rsidRPr="00F605BB">
        <w:rPr>
          <w:rStyle w:val="VerbatimChar"/>
          <w:sz w:val="20"/>
        </w:rPr>
        <w:t>##                  95% CI : (0.7281, 0.7464)</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1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0.3244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0.7774          </w:t>
      </w:r>
      <w:r w:rsidRPr="00F605BB">
        <w:rPr>
          <w:sz w:val="20"/>
        </w:rPr>
        <w:br/>
      </w:r>
      <w:r w:rsidRPr="00F605BB">
        <w:rPr>
          <w:rStyle w:val="VerbatimChar"/>
          <w:sz w:val="20"/>
        </w:rPr>
        <w:t xml:space="preserve">##             Specificity : 0.5933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0.8731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0.4254          </w:t>
      </w:r>
      <w:r w:rsidRPr="00F605BB">
        <w:rPr>
          <w:sz w:val="20"/>
        </w:rPr>
        <w:br/>
      </w:r>
      <w:r w:rsidRPr="00F605BB">
        <w:rPr>
          <w:rStyle w:val="VerbatimChar"/>
          <w:sz w:val="20"/>
        </w:rPr>
        <w:t xml:space="preserve">##              Prevalence : 0.7826          </w:t>
      </w:r>
      <w:r w:rsidRPr="00F605BB">
        <w:rPr>
          <w:sz w:val="20"/>
        </w:rPr>
        <w:br/>
      </w:r>
      <w:r w:rsidRPr="00F605BB">
        <w:rPr>
          <w:rStyle w:val="VerbatimChar"/>
          <w:sz w:val="20"/>
        </w:rPr>
        <w:t xml:space="preserve">##          Detection Rate : 0.6083          </w:t>
      </w:r>
      <w:r w:rsidRPr="00F605BB">
        <w:rPr>
          <w:sz w:val="20"/>
        </w:rPr>
        <w:br/>
      </w:r>
      <w:r w:rsidRPr="00F605BB">
        <w:rPr>
          <w:rStyle w:val="VerbatimChar"/>
          <w:sz w:val="20"/>
        </w:rPr>
        <w:t xml:space="preserve">##    Detection Prevalence : 0.6968          </w:t>
      </w:r>
      <w:r w:rsidRPr="00F605BB">
        <w:rPr>
          <w:sz w:val="20"/>
        </w:rPr>
        <w:br/>
      </w:r>
      <w:r w:rsidRPr="00F605BB">
        <w:rPr>
          <w:rStyle w:val="VerbatimChar"/>
          <w:sz w:val="20"/>
        </w:rPr>
        <w:t xml:space="preserve">##       Balanced Accuracy : 0.6853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441EAD00" w14:textId="6CECD307" w:rsidR="00192E13" w:rsidRDefault="00192E13" w:rsidP="00342160"/>
    <w:p w14:paraId="763CB9CF" w14:textId="7B675EE7" w:rsidR="00342160" w:rsidRPr="002C2235" w:rsidRDefault="00342160" w:rsidP="00342160">
      <w:pPr>
        <w:rPr>
          <w:rFonts w:ascii="Times New Roman" w:hAnsi="Times New Roman" w:cs="Times New Roman"/>
          <w:sz w:val="24"/>
          <w:szCs w:val="24"/>
        </w:rPr>
      </w:pPr>
      <w:r w:rsidRPr="002C2235">
        <w:rPr>
          <w:rFonts w:ascii="Times New Roman" w:hAnsi="Times New Roman" w:cs="Times New Roman"/>
          <w:sz w:val="24"/>
          <w:szCs w:val="24"/>
        </w:rPr>
        <w:t xml:space="preserve">The ROC plot for naïve </w:t>
      </w:r>
      <w:proofErr w:type="spellStart"/>
      <w:r w:rsidRPr="002C2235">
        <w:rPr>
          <w:rFonts w:ascii="Times New Roman" w:hAnsi="Times New Roman" w:cs="Times New Roman"/>
          <w:sz w:val="24"/>
          <w:szCs w:val="24"/>
        </w:rPr>
        <w:t>bayes</w:t>
      </w:r>
      <w:proofErr w:type="spellEnd"/>
      <w:r w:rsidRPr="002C2235">
        <w:rPr>
          <w:rFonts w:ascii="Times New Roman" w:hAnsi="Times New Roman" w:cs="Times New Roman"/>
          <w:sz w:val="24"/>
          <w:szCs w:val="24"/>
        </w:rPr>
        <w:t xml:space="preserve"> on PCA results in an AUC of .97 denoting the model as a good classifier.</w:t>
      </w:r>
    </w:p>
    <w:p w14:paraId="7C9C69C6" w14:textId="4974AC56" w:rsidR="005A3965" w:rsidRDefault="00110125" w:rsidP="005A3965">
      <w:pPr>
        <w:keepNext/>
        <w:jc w:val="center"/>
      </w:pPr>
      <w:r>
        <w:rPr>
          <w:noProof/>
        </w:rPr>
        <w:drawing>
          <wp:inline distT="0" distB="0" distL="0" distR="0" wp14:anchorId="1C043137" wp14:editId="1FE6061A">
            <wp:extent cx="5943600" cy="3538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38855"/>
                    </a:xfrm>
                    <a:prstGeom prst="rect">
                      <a:avLst/>
                    </a:prstGeom>
                  </pic:spPr>
                </pic:pic>
              </a:graphicData>
            </a:graphic>
          </wp:inline>
        </w:drawing>
      </w:r>
    </w:p>
    <w:p w14:paraId="33920C15" w14:textId="6219F65B" w:rsidR="00342160" w:rsidRDefault="005A3965" w:rsidP="005A3965">
      <w:pPr>
        <w:pStyle w:val="Caption"/>
        <w:jc w:val="center"/>
      </w:pPr>
      <w:bookmarkStart w:id="282" w:name="_Toc26440336"/>
      <w:r>
        <w:t xml:space="preserve">Figure </w:t>
      </w:r>
      <w:r w:rsidR="00514A04">
        <w:fldChar w:fldCharType="begin"/>
      </w:r>
      <w:r w:rsidR="00514A04">
        <w:instrText xml:space="preserve"> SEQ Figure \* ARABIC </w:instrText>
      </w:r>
      <w:r w:rsidR="00514A04">
        <w:fldChar w:fldCharType="separate"/>
      </w:r>
      <w:r>
        <w:rPr>
          <w:noProof/>
        </w:rPr>
        <w:t>20</w:t>
      </w:r>
      <w:r w:rsidR="00514A04">
        <w:rPr>
          <w:noProof/>
        </w:rPr>
        <w:fldChar w:fldCharType="end"/>
      </w:r>
      <w:r>
        <w:t xml:space="preserve">: ROC curve of naive </w:t>
      </w:r>
      <w:proofErr w:type="spellStart"/>
      <w:r>
        <w:t>bayes</w:t>
      </w:r>
      <w:proofErr w:type="spellEnd"/>
      <w:r>
        <w:t xml:space="preserve"> on 1</w:t>
      </w:r>
      <w:r w:rsidR="00110125">
        <w:t>5</w:t>
      </w:r>
      <w:r>
        <w:t xml:space="preserve"> principal components</w:t>
      </w:r>
      <w:bookmarkEnd w:id="282"/>
    </w:p>
    <w:p w14:paraId="67DFBE87" w14:textId="26C5EFD8" w:rsidR="00192E13" w:rsidRDefault="00192E13" w:rsidP="00192E13">
      <w:pPr>
        <w:pStyle w:val="Heading3"/>
      </w:pPr>
      <w:bookmarkStart w:id="283" w:name="_Toc26440361"/>
      <w:r>
        <w:t>3.7.5 KNN on Principal Components</w:t>
      </w:r>
      <w:bookmarkEnd w:id="283"/>
    </w:p>
    <w:p w14:paraId="0D9D1F9B" w14:textId="0CCFABA9" w:rsidR="00192E13" w:rsidRPr="002C2235" w:rsidRDefault="0036093D" w:rsidP="00192E13">
      <w:pPr>
        <w:rPr>
          <w:rFonts w:ascii="Times New Roman" w:hAnsi="Times New Roman" w:cs="Times New Roman"/>
          <w:sz w:val="24"/>
          <w:szCs w:val="24"/>
        </w:rPr>
      </w:pPr>
      <w:r w:rsidRPr="002C2235">
        <w:rPr>
          <w:rFonts w:ascii="Times New Roman" w:hAnsi="Times New Roman" w:cs="Times New Roman"/>
          <w:sz w:val="24"/>
          <w:szCs w:val="24"/>
        </w:rPr>
        <w:t>Principle Component Analysis</w:t>
      </w:r>
      <w:r w:rsidR="006270BB" w:rsidRPr="002C2235">
        <w:rPr>
          <w:rFonts w:ascii="Times New Roman" w:hAnsi="Times New Roman" w:cs="Times New Roman"/>
          <w:sz w:val="24"/>
          <w:szCs w:val="24"/>
        </w:rPr>
        <w:t xml:space="preserve"> on the data</w:t>
      </w:r>
      <w:r w:rsidRPr="002C2235">
        <w:rPr>
          <w:rFonts w:ascii="Times New Roman" w:hAnsi="Times New Roman" w:cs="Times New Roman"/>
          <w:sz w:val="24"/>
          <w:szCs w:val="24"/>
        </w:rPr>
        <w:t xml:space="preserve"> was also fitted into K-N</w:t>
      </w:r>
      <w:r w:rsidR="003C41BE">
        <w:rPr>
          <w:rFonts w:ascii="Times New Roman" w:hAnsi="Times New Roman" w:cs="Times New Roman"/>
          <w:sz w:val="24"/>
          <w:szCs w:val="24"/>
        </w:rPr>
        <w:t>earest Neighbors. Here, we use K</w:t>
      </w:r>
      <w:r w:rsidRPr="002C2235">
        <w:rPr>
          <w:rFonts w:ascii="Times New Roman" w:hAnsi="Times New Roman" w:cs="Times New Roman"/>
          <w:sz w:val="24"/>
          <w:szCs w:val="24"/>
        </w:rPr>
        <w:t>NN=1, KNN=5, and KNN=10.</w:t>
      </w:r>
    </w:p>
    <w:p w14:paraId="5FD239A0" w14:textId="277985A0" w:rsidR="00192E13" w:rsidRDefault="00192E13" w:rsidP="00192E13">
      <w:pPr>
        <w:pStyle w:val="Heading4"/>
      </w:pPr>
      <w:r>
        <w:t>3.7.5.1 1NN on Principal Components</w:t>
      </w:r>
    </w:p>
    <w:p w14:paraId="131BD416" w14:textId="18A2384B" w:rsidR="006270BB" w:rsidRPr="002C2235" w:rsidRDefault="006270BB" w:rsidP="006270BB">
      <w:pPr>
        <w:rPr>
          <w:rFonts w:ascii="Times New Roman" w:hAnsi="Times New Roman" w:cs="Times New Roman"/>
          <w:sz w:val="24"/>
          <w:szCs w:val="24"/>
        </w:rPr>
      </w:pPr>
      <w:r w:rsidRPr="002C2235">
        <w:rPr>
          <w:rFonts w:ascii="Times New Roman" w:hAnsi="Times New Roman" w:cs="Times New Roman"/>
          <w:sz w:val="24"/>
          <w:szCs w:val="24"/>
        </w:rPr>
        <w:t>The confusion matrix for 1NN on PCA results in a .</w:t>
      </w:r>
      <w:r w:rsidR="003C41BE">
        <w:rPr>
          <w:rFonts w:ascii="Times New Roman" w:hAnsi="Times New Roman" w:cs="Times New Roman"/>
          <w:sz w:val="24"/>
          <w:szCs w:val="24"/>
        </w:rPr>
        <w:t>9431</w:t>
      </w:r>
      <w:r w:rsidRPr="002C2235">
        <w:rPr>
          <w:rFonts w:ascii="Times New Roman" w:hAnsi="Times New Roman" w:cs="Times New Roman"/>
          <w:sz w:val="24"/>
          <w:szCs w:val="24"/>
        </w:rPr>
        <w:t xml:space="preserve"> accuracy rating and a .</w:t>
      </w:r>
      <w:r w:rsidR="003C41BE">
        <w:rPr>
          <w:rFonts w:ascii="Times New Roman" w:hAnsi="Times New Roman" w:cs="Times New Roman"/>
          <w:sz w:val="24"/>
          <w:szCs w:val="24"/>
        </w:rPr>
        <w:t>8380</w:t>
      </w:r>
      <w:r w:rsidRPr="002C2235">
        <w:rPr>
          <w:rFonts w:ascii="Times New Roman" w:hAnsi="Times New Roman" w:cs="Times New Roman"/>
          <w:sz w:val="24"/>
          <w:szCs w:val="24"/>
        </w:rPr>
        <w:t xml:space="preserve"> specificity rating.</w:t>
      </w:r>
    </w:p>
    <w:p w14:paraId="1F47F3E3" w14:textId="722F09C2" w:rsidR="005A3965" w:rsidRDefault="005A3965" w:rsidP="005A3965">
      <w:pPr>
        <w:pStyle w:val="Caption"/>
        <w:keepNext/>
      </w:pPr>
      <w:bookmarkStart w:id="284" w:name="_Toc26440308"/>
      <w:r>
        <w:t xml:space="preserve">Table </w:t>
      </w:r>
      <w:r w:rsidR="00514A04">
        <w:fldChar w:fldCharType="begin"/>
      </w:r>
      <w:r w:rsidR="00514A04">
        <w:instrText xml:space="preserve"> SEQ Table \* ARABIC </w:instrText>
      </w:r>
      <w:r w:rsidR="00514A04">
        <w:fldChar w:fldCharType="separate"/>
      </w:r>
      <w:r w:rsidR="00914851">
        <w:rPr>
          <w:noProof/>
        </w:rPr>
        <w:t>32</w:t>
      </w:r>
      <w:r w:rsidR="00514A04">
        <w:rPr>
          <w:noProof/>
        </w:rPr>
        <w:fldChar w:fldCharType="end"/>
      </w:r>
      <w:r>
        <w:t>: Confusion matrix of 1NN on 1</w:t>
      </w:r>
      <w:r w:rsidR="003C41BE">
        <w:t>5</w:t>
      </w:r>
      <w:r>
        <w:t xml:space="preserve"> principal components</w:t>
      </w:r>
      <w:bookmarkEnd w:id="284"/>
    </w:p>
    <w:p w14:paraId="1EF9916F" w14:textId="0ED0F9D7" w:rsidR="00192E13" w:rsidRPr="00656AFB" w:rsidRDefault="00F605BB" w:rsidP="00656AF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6848  317</w:t>
      </w:r>
      <w:r w:rsidRPr="00F605BB">
        <w:rPr>
          <w:sz w:val="20"/>
        </w:rPr>
        <w:br/>
      </w:r>
      <w:r w:rsidRPr="00F605BB">
        <w:rPr>
          <w:rStyle w:val="VerbatimChar"/>
          <w:sz w:val="20"/>
        </w:rPr>
        <w:t>##          1  195 1640</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0.9431          </w:t>
      </w:r>
      <w:r w:rsidRPr="00F605BB">
        <w:rPr>
          <w:sz w:val="20"/>
        </w:rPr>
        <w:br/>
      </w:r>
      <w:r w:rsidRPr="00F605BB">
        <w:rPr>
          <w:rStyle w:val="VerbatimChar"/>
          <w:sz w:val="20"/>
        </w:rPr>
        <w:t>##                  95% CI : (0.9381, 0.9478)</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&lt; 2.2e-16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0.829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8.918e-08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0.9723          </w:t>
      </w:r>
      <w:r w:rsidRPr="00F605BB">
        <w:rPr>
          <w:sz w:val="20"/>
        </w:rPr>
        <w:br/>
      </w:r>
      <w:r w:rsidRPr="00F605BB">
        <w:rPr>
          <w:rStyle w:val="VerbatimChar"/>
          <w:sz w:val="20"/>
        </w:rPr>
        <w:t xml:space="preserve">##             Specificity : 0.8380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0.9558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0.8937          </w:t>
      </w:r>
      <w:r w:rsidRPr="00F605BB">
        <w:rPr>
          <w:sz w:val="20"/>
        </w:rPr>
        <w:br/>
      </w:r>
      <w:r w:rsidRPr="00F605BB">
        <w:rPr>
          <w:rStyle w:val="VerbatimChar"/>
          <w:sz w:val="20"/>
        </w:rPr>
        <w:t xml:space="preserve">##              Prevalence : 0.7826          </w:t>
      </w:r>
      <w:r w:rsidRPr="00F605BB">
        <w:rPr>
          <w:sz w:val="20"/>
        </w:rPr>
        <w:br/>
      </w:r>
      <w:r w:rsidRPr="00F605BB">
        <w:rPr>
          <w:rStyle w:val="VerbatimChar"/>
          <w:sz w:val="20"/>
        </w:rPr>
        <w:t xml:space="preserve">##          Detection Rate : 0.7609          </w:t>
      </w:r>
      <w:r w:rsidRPr="00F605BB">
        <w:rPr>
          <w:sz w:val="20"/>
        </w:rPr>
        <w:br/>
      </w:r>
      <w:r w:rsidRPr="00F605BB">
        <w:rPr>
          <w:rStyle w:val="VerbatimChar"/>
          <w:sz w:val="20"/>
        </w:rPr>
        <w:t xml:space="preserve">##    Detection Prevalence : 0.7961          </w:t>
      </w:r>
      <w:r w:rsidRPr="00F605BB">
        <w:rPr>
          <w:sz w:val="20"/>
        </w:rPr>
        <w:br/>
      </w:r>
      <w:r w:rsidRPr="00F605BB">
        <w:rPr>
          <w:rStyle w:val="VerbatimChar"/>
          <w:sz w:val="20"/>
        </w:rPr>
        <w:t xml:space="preserve">##       Balanced Accuracy : 0.9052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674D0EC9" w14:textId="0210882C" w:rsidR="00192E13" w:rsidRDefault="00192E13" w:rsidP="00192E13">
      <w:pPr>
        <w:pStyle w:val="Heading4"/>
      </w:pPr>
      <w:r>
        <w:t>3.7.5.2 5NN on Principal Components</w:t>
      </w:r>
    </w:p>
    <w:p w14:paraId="4F44B482" w14:textId="0CCABFB4" w:rsidR="00591CFE" w:rsidRPr="002C2235" w:rsidRDefault="00591CFE" w:rsidP="00591CFE">
      <w:pPr>
        <w:rPr>
          <w:rFonts w:ascii="Times New Roman" w:hAnsi="Times New Roman" w:cs="Times New Roman"/>
          <w:sz w:val="24"/>
          <w:szCs w:val="24"/>
        </w:rPr>
      </w:pPr>
      <w:r w:rsidRPr="002C2235">
        <w:rPr>
          <w:rFonts w:ascii="Times New Roman" w:hAnsi="Times New Roman" w:cs="Times New Roman"/>
          <w:sz w:val="24"/>
          <w:szCs w:val="24"/>
        </w:rPr>
        <w:t>The confusion matrix below for 5NN on PCA displays a .</w:t>
      </w:r>
      <w:r w:rsidR="003C41BE">
        <w:rPr>
          <w:rFonts w:ascii="Times New Roman" w:hAnsi="Times New Roman" w:cs="Times New Roman"/>
          <w:sz w:val="24"/>
          <w:szCs w:val="24"/>
        </w:rPr>
        <w:t>9439</w:t>
      </w:r>
      <w:r w:rsidRPr="002C2235">
        <w:rPr>
          <w:rFonts w:ascii="Times New Roman" w:hAnsi="Times New Roman" w:cs="Times New Roman"/>
          <w:sz w:val="24"/>
          <w:szCs w:val="24"/>
        </w:rPr>
        <w:t xml:space="preserve"> accuracy rating and a .</w:t>
      </w:r>
      <w:r w:rsidR="003C41BE">
        <w:rPr>
          <w:rFonts w:ascii="Times New Roman" w:hAnsi="Times New Roman" w:cs="Times New Roman"/>
          <w:sz w:val="24"/>
          <w:szCs w:val="24"/>
        </w:rPr>
        <w:t>7976</w:t>
      </w:r>
      <w:r w:rsidRPr="002C2235">
        <w:rPr>
          <w:rFonts w:ascii="Times New Roman" w:hAnsi="Times New Roman" w:cs="Times New Roman"/>
          <w:sz w:val="24"/>
          <w:szCs w:val="24"/>
        </w:rPr>
        <w:t xml:space="preserve"> specif</w:t>
      </w:r>
      <w:r w:rsidR="006270BB" w:rsidRPr="002C2235">
        <w:rPr>
          <w:rFonts w:ascii="Times New Roman" w:hAnsi="Times New Roman" w:cs="Times New Roman"/>
          <w:sz w:val="24"/>
          <w:szCs w:val="24"/>
        </w:rPr>
        <w:t>icit</w:t>
      </w:r>
      <w:r w:rsidRPr="002C2235">
        <w:rPr>
          <w:rFonts w:ascii="Times New Roman" w:hAnsi="Times New Roman" w:cs="Times New Roman"/>
          <w:sz w:val="24"/>
          <w:szCs w:val="24"/>
        </w:rPr>
        <w:t>y rating.</w:t>
      </w:r>
    </w:p>
    <w:p w14:paraId="5B2ADFB3" w14:textId="07FDAD13" w:rsidR="005A3965" w:rsidRDefault="005A3965" w:rsidP="005A3965">
      <w:pPr>
        <w:pStyle w:val="Caption"/>
        <w:keepNext/>
      </w:pPr>
      <w:bookmarkStart w:id="285" w:name="_Toc26440309"/>
      <w:r>
        <w:t xml:space="preserve">Table </w:t>
      </w:r>
      <w:r w:rsidR="00514A04">
        <w:fldChar w:fldCharType="begin"/>
      </w:r>
      <w:r w:rsidR="00514A04">
        <w:instrText xml:space="preserve"> SEQ Table \* ARABIC </w:instrText>
      </w:r>
      <w:r w:rsidR="00514A04">
        <w:fldChar w:fldCharType="separate"/>
      </w:r>
      <w:r w:rsidR="00914851">
        <w:rPr>
          <w:noProof/>
        </w:rPr>
        <w:t>33</w:t>
      </w:r>
      <w:r w:rsidR="00514A04">
        <w:rPr>
          <w:noProof/>
        </w:rPr>
        <w:fldChar w:fldCharType="end"/>
      </w:r>
      <w:r w:rsidR="003C41BE">
        <w:t>: Confusion matrix of 5NN on 15</w:t>
      </w:r>
      <w:r>
        <w:t xml:space="preserve"> principal components</w:t>
      </w:r>
      <w:bookmarkEnd w:id="285"/>
    </w:p>
    <w:p w14:paraId="2C520CCB" w14:textId="53C4B789" w:rsidR="00342160" w:rsidRDefault="00F605BB" w:rsidP="00E75CCF">
      <w:pPr>
        <w:pStyle w:val="SourceCode"/>
        <w:rPr>
          <w:rStyle w:val="VerbatimCha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6935  395</w:t>
      </w:r>
      <w:r w:rsidRPr="00F605BB">
        <w:rPr>
          <w:sz w:val="20"/>
        </w:rPr>
        <w:br/>
      </w:r>
      <w:r w:rsidRPr="00F605BB">
        <w:rPr>
          <w:rStyle w:val="VerbatimChar"/>
          <w:sz w:val="20"/>
        </w:rPr>
        <w:t>##          1  108 1562</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0.9441          </w:t>
      </w:r>
      <w:r w:rsidRPr="00F605BB">
        <w:rPr>
          <w:sz w:val="20"/>
        </w:rPr>
        <w:br/>
      </w:r>
      <w:r w:rsidRPr="00F605BB">
        <w:rPr>
          <w:rStyle w:val="VerbatimChar"/>
          <w:sz w:val="20"/>
        </w:rPr>
        <w:t>##                  95% CI : (0.9392, 0.9488)</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&lt; 2.2e-16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0.8266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 2.2e-16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0.9847          </w:t>
      </w:r>
      <w:r w:rsidRPr="00F605BB">
        <w:rPr>
          <w:sz w:val="20"/>
        </w:rPr>
        <w:br/>
      </w:r>
      <w:r w:rsidRPr="00F605BB">
        <w:rPr>
          <w:rStyle w:val="VerbatimChar"/>
          <w:sz w:val="20"/>
        </w:rPr>
        <w:t xml:space="preserve">##             Specificity : 0.7982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0.9461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0.9353          </w:t>
      </w:r>
      <w:r w:rsidRPr="00F605BB">
        <w:rPr>
          <w:sz w:val="20"/>
        </w:rPr>
        <w:br/>
      </w:r>
      <w:r w:rsidRPr="00F605BB">
        <w:rPr>
          <w:rStyle w:val="VerbatimChar"/>
          <w:sz w:val="20"/>
        </w:rPr>
        <w:t xml:space="preserve">##              Prevalence : 0.7826          </w:t>
      </w:r>
      <w:r w:rsidRPr="00F605BB">
        <w:rPr>
          <w:sz w:val="20"/>
        </w:rPr>
        <w:br/>
      </w:r>
      <w:r w:rsidRPr="00F605BB">
        <w:rPr>
          <w:rStyle w:val="VerbatimChar"/>
          <w:sz w:val="20"/>
        </w:rPr>
        <w:t xml:space="preserve">##          Detection Rate : 0.7706          </w:t>
      </w:r>
      <w:r w:rsidRPr="00F605BB">
        <w:rPr>
          <w:sz w:val="20"/>
        </w:rPr>
        <w:br/>
      </w:r>
      <w:r w:rsidRPr="00F605BB">
        <w:rPr>
          <w:rStyle w:val="VerbatimChar"/>
          <w:sz w:val="20"/>
        </w:rPr>
        <w:t xml:space="preserve">##    Detection Prevalence : 0.8144          </w:t>
      </w:r>
      <w:r w:rsidRPr="00F605BB">
        <w:rPr>
          <w:sz w:val="20"/>
        </w:rPr>
        <w:br/>
      </w:r>
      <w:r w:rsidRPr="00F605BB">
        <w:rPr>
          <w:rStyle w:val="VerbatimChar"/>
          <w:sz w:val="20"/>
        </w:rPr>
        <w:t xml:space="preserve">##       Balanced Accuracy : 0.8914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3CC1D4F7" w14:textId="77777777" w:rsidR="00E75CCF" w:rsidRPr="00E75CCF" w:rsidRDefault="00E75CCF" w:rsidP="00E75CCF">
      <w:pPr>
        <w:pStyle w:val="SourceCode"/>
        <w:rPr>
          <w:sz w:val="20"/>
        </w:rPr>
      </w:pPr>
    </w:p>
    <w:p w14:paraId="50524756" w14:textId="63EDD5E7" w:rsidR="00192E13" w:rsidRDefault="00192E13" w:rsidP="00192E13">
      <w:pPr>
        <w:pStyle w:val="Heading4"/>
        <w:numPr>
          <w:ilvl w:val="3"/>
          <w:numId w:val="17"/>
        </w:numPr>
      </w:pPr>
      <w:r>
        <w:t>10NN on Principal Components</w:t>
      </w:r>
    </w:p>
    <w:p w14:paraId="3633D948" w14:textId="053BA296" w:rsidR="00591CFE" w:rsidRPr="00591CFE" w:rsidRDefault="00591CFE" w:rsidP="00591CFE">
      <w:r>
        <w:t>The confusion matrix for 10NN on PCA results in a .</w:t>
      </w:r>
      <w:r w:rsidR="003C41BE">
        <w:t>9354</w:t>
      </w:r>
      <w:r>
        <w:t xml:space="preserve"> accuracy rating and a </w:t>
      </w:r>
      <w:r w:rsidR="003C41BE">
        <w:t xml:space="preserve">0.7547 </w:t>
      </w:r>
      <w:r>
        <w:t>specificity rating.</w:t>
      </w:r>
    </w:p>
    <w:p w14:paraId="0E89C505" w14:textId="526674B9" w:rsidR="005A3965" w:rsidRDefault="005A3965" w:rsidP="005A3965">
      <w:pPr>
        <w:pStyle w:val="Caption"/>
        <w:keepNext/>
      </w:pPr>
      <w:bookmarkStart w:id="286" w:name="_Toc26440310"/>
      <w:r>
        <w:t xml:space="preserve">Table </w:t>
      </w:r>
      <w:r w:rsidR="00514A04">
        <w:fldChar w:fldCharType="begin"/>
      </w:r>
      <w:r w:rsidR="00514A04">
        <w:instrText xml:space="preserve"> SEQ Table \* ARABIC </w:instrText>
      </w:r>
      <w:r w:rsidR="00514A04">
        <w:fldChar w:fldCharType="separate"/>
      </w:r>
      <w:r w:rsidR="00914851">
        <w:rPr>
          <w:noProof/>
        </w:rPr>
        <w:t>34</w:t>
      </w:r>
      <w:r w:rsidR="00514A04">
        <w:rPr>
          <w:noProof/>
        </w:rPr>
        <w:fldChar w:fldCharType="end"/>
      </w:r>
      <w:r w:rsidR="003C41BE">
        <w:t>: Confusion matrix of 10NN on 15</w:t>
      </w:r>
      <w:r>
        <w:t xml:space="preserve"> principal </w:t>
      </w:r>
      <w:r w:rsidR="009332E3">
        <w:t>components</w:t>
      </w:r>
      <w:bookmarkEnd w:id="286"/>
    </w:p>
    <w:p w14:paraId="192ADCAA" w14:textId="77777777" w:rsidR="00F605BB" w:rsidRPr="00F605BB" w:rsidRDefault="00F605BB" w:rsidP="00F605BB">
      <w:pPr>
        <w:pStyle w:val="SourceCode"/>
        <w:rPr>
          <w:sz w:val="20"/>
        </w:rPr>
      </w:pPr>
      <w:r w:rsidRPr="00F605BB">
        <w:rPr>
          <w:rStyle w:val="VerbatimChar"/>
          <w:sz w:val="20"/>
        </w:rPr>
        <w:t>## Confusion Matrix and Statistics</w:t>
      </w:r>
      <w:r w:rsidRPr="00F605BB">
        <w:rPr>
          <w:sz w:val="20"/>
        </w:rPr>
        <w:br/>
      </w:r>
      <w:r w:rsidRPr="00F605BB">
        <w:rPr>
          <w:rStyle w:val="VerbatimChar"/>
          <w:sz w:val="20"/>
        </w:rPr>
        <w:t xml:space="preserve">## </w:t>
      </w:r>
      <w:r w:rsidRPr="00F605BB">
        <w:rPr>
          <w:sz w:val="20"/>
        </w:rPr>
        <w:br/>
      </w:r>
      <w:r w:rsidRPr="00F605BB">
        <w:rPr>
          <w:rStyle w:val="VerbatimChar"/>
          <w:sz w:val="20"/>
        </w:rPr>
        <w:t>##           Reference</w:t>
      </w:r>
      <w:r w:rsidRPr="00F605BB">
        <w:rPr>
          <w:sz w:val="20"/>
        </w:rPr>
        <w:br/>
      </w:r>
      <w:r w:rsidRPr="00F605BB">
        <w:rPr>
          <w:rStyle w:val="VerbatimChar"/>
          <w:sz w:val="20"/>
        </w:rPr>
        <w:t>## Prediction    0    1</w:t>
      </w:r>
      <w:r w:rsidRPr="00F605BB">
        <w:rPr>
          <w:sz w:val="20"/>
        </w:rPr>
        <w:br/>
      </w:r>
      <w:r w:rsidRPr="00F605BB">
        <w:rPr>
          <w:rStyle w:val="VerbatimChar"/>
          <w:sz w:val="20"/>
        </w:rPr>
        <w:t>##          0 6943  487</w:t>
      </w:r>
      <w:r w:rsidRPr="00F605BB">
        <w:rPr>
          <w:sz w:val="20"/>
        </w:rPr>
        <w:br/>
      </w:r>
      <w:r w:rsidRPr="00F605BB">
        <w:rPr>
          <w:rStyle w:val="VerbatimChar"/>
          <w:sz w:val="20"/>
        </w:rPr>
        <w:t>##          1  100 1470</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Accuracy : 0.9348          </w:t>
      </w:r>
      <w:r w:rsidRPr="00F605BB">
        <w:rPr>
          <w:sz w:val="20"/>
        </w:rPr>
        <w:br/>
      </w:r>
      <w:r w:rsidRPr="00F605BB">
        <w:rPr>
          <w:rStyle w:val="VerbatimChar"/>
          <w:sz w:val="20"/>
        </w:rPr>
        <w:t>##                  95% CI : (0.9295, 0.9398)</w:t>
      </w:r>
      <w:r w:rsidRPr="00F605BB">
        <w:rPr>
          <w:sz w:val="20"/>
        </w:rPr>
        <w:br/>
      </w:r>
      <w:r w:rsidRPr="00F605BB">
        <w:rPr>
          <w:rStyle w:val="VerbatimChar"/>
          <w:sz w:val="20"/>
        </w:rPr>
        <w:t xml:space="preserve">##     No Information Rate : 0.7826          </w:t>
      </w:r>
      <w:r w:rsidRPr="00F605BB">
        <w:rPr>
          <w:sz w:val="20"/>
        </w:rPr>
        <w:br/>
      </w:r>
      <w:r w:rsidRPr="00F605BB">
        <w:rPr>
          <w:rStyle w:val="VerbatimChar"/>
          <w:sz w:val="20"/>
        </w:rPr>
        <w:t>##     P-Value [</w:t>
      </w:r>
      <w:proofErr w:type="spellStart"/>
      <w:r w:rsidRPr="00F605BB">
        <w:rPr>
          <w:rStyle w:val="VerbatimChar"/>
          <w:sz w:val="20"/>
        </w:rPr>
        <w:t>Acc</w:t>
      </w:r>
      <w:proofErr w:type="spellEnd"/>
      <w:r w:rsidRPr="00F605BB">
        <w:rPr>
          <w:rStyle w:val="VerbatimChar"/>
          <w:sz w:val="20"/>
        </w:rPr>
        <w:t xml:space="preserve"> &gt; NIR] : &lt; 2.2e-16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Kappa : 0.7936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w:t>
      </w:r>
      <w:proofErr w:type="spellStart"/>
      <w:r w:rsidRPr="00F605BB">
        <w:rPr>
          <w:rStyle w:val="VerbatimChar"/>
          <w:sz w:val="20"/>
        </w:rPr>
        <w:t>Mcnemar's</w:t>
      </w:r>
      <w:proofErr w:type="spellEnd"/>
      <w:r w:rsidRPr="00F605BB">
        <w:rPr>
          <w:rStyle w:val="VerbatimChar"/>
          <w:sz w:val="20"/>
        </w:rPr>
        <w:t xml:space="preserve"> Test P-Value : &lt; 2.2e-16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Sensitivity : 0.9858          </w:t>
      </w:r>
      <w:r w:rsidRPr="00F605BB">
        <w:rPr>
          <w:sz w:val="20"/>
        </w:rPr>
        <w:br/>
      </w:r>
      <w:r w:rsidRPr="00F605BB">
        <w:rPr>
          <w:rStyle w:val="VerbatimChar"/>
          <w:sz w:val="20"/>
        </w:rPr>
        <w:t xml:space="preserve">##             Specificity : 0.7511          </w:t>
      </w:r>
      <w:r w:rsidRPr="00F605BB">
        <w:rPr>
          <w:sz w:val="20"/>
        </w:rPr>
        <w:br/>
      </w:r>
      <w:r w:rsidRPr="00F605BB">
        <w:rPr>
          <w:rStyle w:val="VerbatimChar"/>
          <w:sz w:val="20"/>
        </w:rPr>
        <w:t xml:space="preserve">##          </w:t>
      </w:r>
      <w:proofErr w:type="spellStart"/>
      <w:r w:rsidRPr="00F605BB">
        <w:rPr>
          <w:rStyle w:val="VerbatimChar"/>
          <w:sz w:val="20"/>
        </w:rPr>
        <w:t>Pos</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0.9345          </w:t>
      </w:r>
      <w:r w:rsidRPr="00F605BB">
        <w:rPr>
          <w:sz w:val="20"/>
        </w:rPr>
        <w:br/>
      </w:r>
      <w:r w:rsidRPr="00F605BB">
        <w:rPr>
          <w:rStyle w:val="VerbatimChar"/>
          <w:sz w:val="20"/>
        </w:rPr>
        <w:t xml:space="preserve">##          </w:t>
      </w:r>
      <w:proofErr w:type="spellStart"/>
      <w:r w:rsidRPr="00F605BB">
        <w:rPr>
          <w:rStyle w:val="VerbatimChar"/>
          <w:sz w:val="20"/>
        </w:rPr>
        <w:t>Neg</w:t>
      </w:r>
      <w:proofErr w:type="spellEnd"/>
      <w:r w:rsidRPr="00F605BB">
        <w:rPr>
          <w:rStyle w:val="VerbatimChar"/>
          <w:sz w:val="20"/>
        </w:rPr>
        <w:t xml:space="preserve"> </w:t>
      </w:r>
      <w:proofErr w:type="spellStart"/>
      <w:r w:rsidRPr="00F605BB">
        <w:rPr>
          <w:rStyle w:val="VerbatimChar"/>
          <w:sz w:val="20"/>
        </w:rPr>
        <w:t>Pred</w:t>
      </w:r>
      <w:proofErr w:type="spellEnd"/>
      <w:r w:rsidRPr="00F605BB">
        <w:rPr>
          <w:rStyle w:val="VerbatimChar"/>
          <w:sz w:val="20"/>
        </w:rPr>
        <w:t xml:space="preserve"> Value : 0.9363          </w:t>
      </w:r>
      <w:r w:rsidRPr="00F605BB">
        <w:rPr>
          <w:sz w:val="20"/>
        </w:rPr>
        <w:br/>
      </w:r>
      <w:r w:rsidRPr="00F605BB">
        <w:rPr>
          <w:rStyle w:val="VerbatimChar"/>
          <w:sz w:val="20"/>
        </w:rPr>
        <w:t xml:space="preserve">##              Prevalence : 0.7826          </w:t>
      </w:r>
      <w:r w:rsidRPr="00F605BB">
        <w:rPr>
          <w:sz w:val="20"/>
        </w:rPr>
        <w:br/>
      </w:r>
      <w:r w:rsidRPr="00F605BB">
        <w:rPr>
          <w:rStyle w:val="VerbatimChar"/>
          <w:sz w:val="20"/>
        </w:rPr>
        <w:t xml:space="preserve">##          Detection Rate : 0.7714          </w:t>
      </w:r>
      <w:r w:rsidRPr="00F605BB">
        <w:rPr>
          <w:sz w:val="20"/>
        </w:rPr>
        <w:br/>
      </w:r>
      <w:r w:rsidRPr="00F605BB">
        <w:rPr>
          <w:rStyle w:val="VerbatimChar"/>
          <w:sz w:val="20"/>
        </w:rPr>
        <w:t xml:space="preserve">##    Detection Prevalence : 0.8256          </w:t>
      </w:r>
      <w:r w:rsidRPr="00F605BB">
        <w:rPr>
          <w:sz w:val="20"/>
        </w:rPr>
        <w:br/>
      </w:r>
      <w:r w:rsidRPr="00F605BB">
        <w:rPr>
          <w:rStyle w:val="VerbatimChar"/>
          <w:sz w:val="20"/>
        </w:rPr>
        <w:t xml:space="preserve">##       Balanced Accuracy : 0.8685          </w:t>
      </w:r>
      <w:r w:rsidRPr="00F605BB">
        <w:rPr>
          <w:sz w:val="20"/>
        </w:rPr>
        <w:br/>
      </w:r>
      <w:r w:rsidRPr="00F605BB">
        <w:rPr>
          <w:rStyle w:val="VerbatimChar"/>
          <w:sz w:val="20"/>
        </w:rPr>
        <w:t xml:space="preserve">##                                           </w:t>
      </w:r>
      <w:r w:rsidRPr="00F605BB">
        <w:rPr>
          <w:sz w:val="20"/>
        </w:rPr>
        <w:br/>
      </w:r>
      <w:r w:rsidRPr="00F605BB">
        <w:rPr>
          <w:rStyle w:val="VerbatimChar"/>
          <w:sz w:val="20"/>
        </w:rPr>
        <w:t xml:space="preserve">##        'Positive' Class : 0               </w:t>
      </w:r>
      <w:r w:rsidRPr="00F605BB">
        <w:rPr>
          <w:sz w:val="20"/>
        </w:rPr>
        <w:br/>
      </w:r>
      <w:r w:rsidRPr="00F605BB">
        <w:rPr>
          <w:rStyle w:val="VerbatimChar"/>
          <w:sz w:val="20"/>
        </w:rPr>
        <w:t xml:space="preserve">## </w:t>
      </w:r>
    </w:p>
    <w:p w14:paraId="7F87920B" w14:textId="7A02057F" w:rsidR="00192E13" w:rsidRDefault="00192E13" w:rsidP="00342160"/>
    <w:p w14:paraId="657F9E79" w14:textId="3B393687" w:rsidR="0037446F" w:rsidRDefault="0037446F" w:rsidP="00591CFE">
      <w:pPr>
        <w:jc w:val="center"/>
      </w:pPr>
    </w:p>
    <w:p w14:paraId="1E2A7FFC" w14:textId="77777777" w:rsidR="00BB2729" w:rsidRDefault="00BB2729">
      <w:pPr>
        <w:rPr>
          <w:rFonts w:asciiTheme="majorHAnsi" w:eastAsiaTheme="majorEastAsia" w:hAnsiTheme="majorHAnsi" w:cstheme="majorBidi"/>
          <w:color w:val="2E74B5" w:themeColor="accent1" w:themeShade="BF"/>
          <w:sz w:val="32"/>
          <w:szCs w:val="32"/>
        </w:rPr>
      </w:pPr>
      <w:r>
        <w:br w:type="page"/>
      </w:r>
    </w:p>
    <w:p w14:paraId="0EFAAE1B" w14:textId="3B393EC9" w:rsidR="00192E13" w:rsidRDefault="00192E13" w:rsidP="00192E13">
      <w:pPr>
        <w:pStyle w:val="Heading1"/>
        <w:numPr>
          <w:ilvl w:val="0"/>
          <w:numId w:val="18"/>
        </w:numPr>
      </w:pPr>
      <w:bookmarkStart w:id="287" w:name="_Toc26440362"/>
      <w:r>
        <w:t>Result</w:t>
      </w:r>
      <w:r w:rsidR="00FB1CE0">
        <w:t>s</w:t>
      </w:r>
      <w:bookmarkEnd w:id="287"/>
      <w:r>
        <w:t xml:space="preserve">  </w:t>
      </w:r>
    </w:p>
    <w:p w14:paraId="77CF47EF" w14:textId="525BD2AD" w:rsidR="001956D9" w:rsidRPr="00365468" w:rsidRDefault="001956D9" w:rsidP="00AF1191">
      <w:pPr>
        <w:rPr>
          <w:rFonts w:ascii="Times New Roman" w:hAnsi="Times New Roman" w:cs="Times New Roman"/>
          <w:sz w:val="24"/>
          <w:szCs w:val="24"/>
        </w:rPr>
      </w:pPr>
      <w:r w:rsidRPr="00365468">
        <w:rPr>
          <w:rFonts w:ascii="Times New Roman" w:hAnsi="Times New Roman" w:cs="Times New Roman"/>
          <w:sz w:val="24"/>
          <w:szCs w:val="24"/>
        </w:rPr>
        <w:t xml:space="preserve">In the tables below, the performances of all models fitted for this project are listed. In total, we have fitted 20 models. 8 </w:t>
      </w:r>
      <w:r w:rsidR="00FD2C38">
        <w:rPr>
          <w:rFonts w:ascii="Times New Roman" w:hAnsi="Times New Roman" w:cs="Times New Roman"/>
          <w:sz w:val="24"/>
          <w:szCs w:val="24"/>
        </w:rPr>
        <w:t>logistic</w:t>
      </w:r>
      <w:r w:rsidRPr="00365468">
        <w:rPr>
          <w:rFonts w:ascii="Times New Roman" w:hAnsi="Times New Roman" w:cs="Times New Roman"/>
          <w:sz w:val="24"/>
          <w:szCs w:val="24"/>
        </w:rPr>
        <w:t xml:space="preserve"> models (1 on the original data, 6</w:t>
      </w:r>
      <w:r w:rsidR="00DE1672">
        <w:rPr>
          <w:rFonts w:ascii="Times New Roman" w:hAnsi="Times New Roman" w:cs="Times New Roman"/>
          <w:sz w:val="24"/>
          <w:szCs w:val="24"/>
        </w:rPr>
        <w:t xml:space="preserve"> with regularization and 1 on 15</w:t>
      </w:r>
      <w:r w:rsidRPr="00365468">
        <w:rPr>
          <w:rFonts w:ascii="Times New Roman" w:hAnsi="Times New Roman" w:cs="Times New Roman"/>
          <w:sz w:val="24"/>
          <w:szCs w:val="24"/>
        </w:rPr>
        <w:t xml:space="preserve"> principal components), 2 linear discriminant models (1 on the original data and 1 on 1</w:t>
      </w:r>
      <w:r w:rsidR="00DE1672">
        <w:rPr>
          <w:rFonts w:ascii="Times New Roman" w:hAnsi="Times New Roman" w:cs="Times New Roman"/>
          <w:sz w:val="24"/>
          <w:szCs w:val="24"/>
        </w:rPr>
        <w:t>5</w:t>
      </w:r>
      <w:r w:rsidRPr="00365468">
        <w:rPr>
          <w:rFonts w:ascii="Times New Roman" w:hAnsi="Times New Roman" w:cs="Times New Roman"/>
          <w:sz w:val="24"/>
          <w:szCs w:val="24"/>
        </w:rPr>
        <w:t xml:space="preserve"> principal components), 2 quadratic discriminant models (1 on the original data and 1 </w:t>
      </w:r>
      <w:r w:rsidR="00DE1672">
        <w:rPr>
          <w:rFonts w:ascii="Times New Roman" w:hAnsi="Times New Roman" w:cs="Times New Roman"/>
          <w:sz w:val="24"/>
          <w:szCs w:val="24"/>
        </w:rPr>
        <w:t>on 15</w:t>
      </w:r>
      <w:r w:rsidRPr="00365468">
        <w:rPr>
          <w:rFonts w:ascii="Times New Roman" w:hAnsi="Times New Roman" w:cs="Times New Roman"/>
          <w:sz w:val="24"/>
          <w:szCs w:val="24"/>
        </w:rPr>
        <w:t xml:space="preserve"> principal components), 2 naïve </w:t>
      </w:r>
      <w:proofErr w:type="spellStart"/>
      <w:r w:rsidRPr="00365468">
        <w:rPr>
          <w:rFonts w:ascii="Times New Roman" w:hAnsi="Times New Roman" w:cs="Times New Roman"/>
          <w:sz w:val="24"/>
          <w:szCs w:val="24"/>
        </w:rPr>
        <w:t>bayes</w:t>
      </w:r>
      <w:proofErr w:type="spellEnd"/>
      <w:r w:rsidRPr="00365468">
        <w:rPr>
          <w:rFonts w:ascii="Times New Roman" w:hAnsi="Times New Roman" w:cs="Times New Roman"/>
          <w:sz w:val="24"/>
          <w:szCs w:val="24"/>
        </w:rPr>
        <w:t xml:space="preserve"> models (1 </w:t>
      </w:r>
      <w:r w:rsidR="00DE1672">
        <w:rPr>
          <w:rFonts w:ascii="Times New Roman" w:hAnsi="Times New Roman" w:cs="Times New Roman"/>
          <w:sz w:val="24"/>
          <w:szCs w:val="24"/>
        </w:rPr>
        <w:t>on the original data and 1 on 15</w:t>
      </w:r>
      <w:r w:rsidRPr="00365468">
        <w:rPr>
          <w:rFonts w:ascii="Times New Roman" w:hAnsi="Times New Roman" w:cs="Times New Roman"/>
          <w:sz w:val="24"/>
          <w:szCs w:val="24"/>
        </w:rPr>
        <w:t xml:space="preserve"> principal components), 2 KNN for K=1 models (1 </w:t>
      </w:r>
      <w:r w:rsidR="00DE1672">
        <w:rPr>
          <w:rFonts w:ascii="Times New Roman" w:hAnsi="Times New Roman" w:cs="Times New Roman"/>
          <w:sz w:val="24"/>
          <w:szCs w:val="24"/>
        </w:rPr>
        <w:t>on the original data and 1 on 15</w:t>
      </w:r>
      <w:r w:rsidRPr="00365468">
        <w:rPr>
          <w:rFonts w:ascii="Times New Roman" w:hAnsi="Times New Roman" w:cs="Times New Roman"/>
          <w:sz w:val="24"/>
          <w:szCs w:val="24"/>
        </w:rPr>
        <w:t xml:space="preserve"> principal components), 2 KNN for K=5 models (1 </w:t>
      </w:r>
      <w:r w:rsidR="00943581">
        <w:rPr>
          <w:rFonts w:ascii="Times New Roman" w:hAnsi="Times New Roman" w:cs="Times New Roman"/>
          <w:sz w:val="24"/>
          <w:szCs w:val="24"/>
        </w:rPr>
        <w:t>on the original data and 1 on 15</w:t>
      </w:r>
      <w:r w:rsidRPr="00365468">
        <w:rPr>
          <w:rFonts w:ascii="Times New Roman" w:hAnsi="Times New Roman" w:cs="Times New Roman"/>
          <w:sz w:val="24"/>
          <w:szCs w:val="24"/>
        </w:rPr>
        <w:t xml:space="preserve"> principal components), 2KNN for K=10 models (1 </w:t>
      </w:r>
      <w:r w:rsidR="003C41BE">
        <w:rPr>
          <w:rFonts w:ascii="Times New Roman" w:hAnsi="Times New Roman" w:cs="Times New Roman"/>
          <w:sz w:val="24"/>
          <w:szCs w:val="24"/>
        </w:rPr>
        <w:t>on the original data and 1 on the first 15</w:t>
      </w:r>
      <w:r w:rsidRPr="00365468">
        <w:rPr>
          <w:rFonts w:ascii="Times New Roman" w:hAnsi="Times New Roman" w:cs="Times New Roman"/>
          <w:sz w:val="24"/>
          <w:szCs w:val="24"/>
        </w:rPr>
        <w:t xml:space="preserve"> principal components). </w:t>
      </w:r>
    </w:p>
    <w:p w14:paraId="76AA6E52" w14:textId="0D27950E" w:rsidR="001956D9" w:rsidRPr="00365468" w:rsidRDefault="001956D9" w:rsidP="00AF1191">
      <w:pPr>
        <w:rPr>
          <w:rFonts w:ascii="Times New Roman" w:hAnsi="Times New Roman" w:cs="Times New Roman"/>
          <w:sz w:val="24"/>
          <w:szCs w:val="24"/>
        </w:rPr>
      </w:pPr>
      <w:r w:rsidRPr="00365468">
        <w:rPr>
          <w:rFonts w:ascii="Times New Roman" w:hAnsi="Times New Roman" w:cs="Times New Roman"/>
          <w:sz w:val="24"/>
          <w:szCs w:val="24"/>
        </w:rPr>
        <w:t xml:space="preserve">On the first set of models fitted on the original data (table 35), LDA performs well on overall accuracy. Since we have an imbalanced data, with a smaller proportion of defaulters (figure 1), selecting a model based on its performance on accuracy is not recommended. </w:t>
      </w:r>
      <w:ins w:id="288" w:author="Roxanne Salinas" w:date="2019-12-05T17:52:00Z">
        <w:r w:rsidR="003B317C">
          <w:rPr>
            <w:rFonts w:ascii="Times New Roman" w:hAnsi="Times New Roman" w:cs="Times New Roman"/>
            <w:sz w:val="24"/>
            <w:szCs w:val="24"/>
          </w:rPr>
          <w:t>S</w:t>
        </w:r>
      </w:ins>
      <w:del w:id="289" w:author="Roxanne Salinas" w:date="2019-12-05T17:52:00Z">
        <w:r w:rsidRPr="00365468" w:rsidDel="003B317C">
          <w:rPr>
            <w:rFonts w:ascii="Times New Roman" w:hAnsi="Times New Roman" w:cs="Times New Roman"/>
            <w:sz w:val="24"/>
            <w:szCs w:val="24"/>
          </w:rPr>
          <w:delText>Besides, s</w:delText>
        </w:r>
      </w:del>
      <w:r w:rsidRPr="00365468">
        <w:rPr>
          <w:rFonts w:ascii="Times New Roman" w:hAnsi="Times New Roman" w:cs="Times New Roman"/>
          <w:sz w:val="24"/>
          <w:szCs w:val="24"/>
        </w:rPr>
        <w:t>ince the goal of the project is to identify loan defaulters with a minimum l</w:t>
      </w:r>
      <w:r w:rsidR="00365468" w:rsidRPr="00365468">
        <w:rPr>
          <w:rFonts w:ascii="Times New Roman" w:hAnsi="Times New Roman" w:cs="Times New Roman"/>
          <w:sz w:val="24"/>
          <w:szCs w:val="24"/>
        </w:rPr>
        <w:t>oss of misclassification, comparing specificity is an obvious method of choice to identify a model that does not lead to recommending loans to possible defaulters.  Therefore, based on specificity QDA will be the model of choice if we intend to retain the data during modeling.</w:t>
      </w:r>
    </w:p>
    <w:p w14:paraId="41F5E9E5" w14:textId="66ED4734" w:rsidR="00192E13" w:rsidRDefault="00AF1191" w:rsidP="00AF1191">
      <w:pPr>
        <w:pStyle w:val="Caption"/>
        <w:rPr>
          <w:rFonts w:ascii="Times New Roman" w:hAnsi="Times New Roman" w:cs="Times New Roman"/>
          <w:sz w:val="24"/>
          <w:szCs w:val="24"/>
        </w:rPr>
      </w:pPr>
      <w:bookmarkStart w:id="290" w:name="_Toc26440311"/>
      <w:r>
        <w:t xml:space="preserve">Table </w:t>
      </w:r>
      <w:r w:rsidR="00514A04">
        <w:fldChar w:fldCharType="begin"/>
      </w:r>
      <w:r w:rsidR="00514A04">
        <w:instrText xml:space="preserve"> SEQ Table \* ARABIC </w:instrText>
      </w:r>
      <w:r w:rsidR="00514A04">
        <w:fldChar w:fldCharType="separate"/>
      </w:r>
      <w:r w:rsidR="00914851">
        <w:rPr>
          <w:noProof/>
        </w:rPr>
        <w:t>35</w:t>
      </w:r>
      <w:r w:rsidR="00514A04">
        <w:rPr>
          <w:noProof/>
        </w:rPr>
        <w:fldChar w:fldCharType="end"/>
      </w:r>
      <w:r>
        <w:t>: Statistics for 7 classification models on the original data</w:t>
      </w:r>
      <w:bookmarkEnd w:id="290"/>
    </w:p>
    <w:tbl>
      <w:tblPr>
        <w:tblW w:w="10481" w:type="dxa"/>
        <w:tblInd w:w="-555" w:type="dxa"/>
        <w:tblLook w:val="04A0" w:firstRow="1" w:lastRow="0" w:firstColumn="1" w:lastColumn="0" w:noHBand="0" w:noVBand="1"/>
      </w:tblPr>
      <w:tblGrid>
        <w:gridCol w:w="1595"/>
        <w:gridCol w:w="1327"/>
        <w:gridCol w:w="1092"/>
        <w:gridCol w:w="1092"/>
        <w:gridCol w:w="1103"/>
        <w:gridCol w:w="1103"/>
        <w:gridCol w:w="1291"/>
        <w:gridCol w:w="1878"/>
      </w:tblGrid>
      <w:tr w:rsidR="00CD0E0F" w:rsidRPr="00CD0E0F" w14:paraId="2DF68C41" w14:textId="77777777" w:rsidTr="00AF1191">
        <w:trPr>
          <w:trHeight w:val="300"/>
        </w:trPr>
        <w:tc>
          <w:tcPr>
            <w:tcW w:w="10481" w:type="dxa"/>
            <w:gridSpan w:val="8"/>
            <w:tcBorders>
              <w:top w:val="single" w:sz="4" w:space="0" w:color="auto"/>
              <w:left w:val="nil"/>
              <w:bottom w:val="nil"/>
              <w:right w:val="nil"/>
            </w:tcBorders>
            <w:shd w:val="clear" w:color="auto" w:fill="auto"/>
            <w:noWrap/>
            <w:vAlign w:val="bottom"/>
            <w:hideMark/>
          </w:tcPr>
          <w:p w14:paraId="40DE5F30"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Fitted Models</w:t>
            </w:r>
          </w:p>
        </w:tc>
      </w:tr>
      <w:tr w:rsidR="00CD0E0F" w:rsidRPr="00CD0E0F" w14:paraId="5D1A72E4" w14:textId="77777777" w:rsidTr="00AF1191">
        <w:trPr>
          <w:trHeight w:val="300"/>
        </w:trPr>
        <w:tc>
          <w:tcPr>
            <w:tcW w:w="1595" w:type="dxa"/>
            <w:tcBorders>
              <w:top w:val="nil"/>
              <w:left w:val="nil"/>
              <w:bottom w:val="nil"/>
              <w:right w:val="nil"/>
            </w:tcBorders>
            <w:shd w:val="clear" w:color="auto" w:fill="auto"/>
            <w:noWrap/>
            <w:vAlign w:val="bottom"/>
            <w:hideMark/>
          </w:tcPr>
          <w:p w14:paraId="666F6EF4" w14:textId="77777777" w:rsidR="00CD0E0F" w:rsidRPr="00CD0E0F" w:rsidRDefault="00CD0E0F" w:rsidP="00CD0E0F">
            <w:pPr>
              <w:spacing w:after="0" w:line="240" w:lineRule="auto"/>
              <w:jc w:val="center"/>
              <w:rPr>
                <w:rFonts w:ascii="Calibri" w:eastAsia="Times New Roman" w:hAnsi="Calibri" w:cs="Calibri"/>
                <w:color w:val="000000"/>
              </w:rPr>
            </w:pPr>
          </w:p>
        </w:tc>
        <w:tc>
          <w:tcPr>
            <w:tcW w:w="1327" w:type="dxa"/>
            <w:tcBorders>
              <w:top w:val="single" w:sz="4" w:space="0" w:color="auto"/>
              <w:left w:val="nil"/>
              <w:bottom w:val="single" w:sz="4" w:space="0" w:color="auto"/>
              <w:right w:val="nil"/>
            </w:tcBorders>
            <w:shd w:val="clear" w:color="auto" w:fill="auto"/>
            <w:noWrap/>
            <w:vAlign w:val="bottom"/>
            <w:hideMark/>
          </w:tcPr>
          <w:p w14:paraId="5C008292" w14:textId="1A20E989" w:rsidR="00CD0E0F" w:rsidRPr="00AF1191" w:rsidRDefault="00F605BB" w:rsidP="00CD0E0F">
            <w:pPr>
              <w:spacing w:after="0" w:line="240" w:lineRule="auto"/>
              <w:jc w:val="center"/>
              <w:rPr>
                <w:rFonts w:ascii="Calibri" w:eastAsia="Times New Roman" w:hAnsi="Calibri" w:cs="Calibri"/>
                <w:b/>
                <w:color w:val="000000"/>
              </w:rPr>
            </w:pPr>
            <w:r>
              <w:rPr>
                <w:rFonts w:ascii="Calibri" w:eastAsia="Times New Roman" w:hAnsi="Calibri" w:cs="Calibri"/>
                <w:b/>
                <w:color w:val="000000"/>
              </w:rPr>
              <w:t>Logistic</w:t>
            </w:r>
          </w:p>
        </w:tc>
        <w:tc>
          <w:tcPr>
            <w:tcW w:w="1092" w:type="dxa"/>
            <w:tcBorders>
              <w:top w:val="single" w:sz="4" w:space="0" w:color="auto"/>
              <w:left w:val="nil"/>
              <w:bottom w:val="single" w:sz="4" w:space="0" w:color="auto"/>
              <w:right w:val="nil"/>
            </w:tcBorders>
            <w:shd w:val="clear" w:color="auto" w:fill="auto"/>
            <w:noWrap/>
            <w:vAlign w:val="bottom"/>
            <w:hideMark/>
          </w:tcPr>
          <w:p w14:paraId="1A9E0584"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LDA</w:t>
            </w:r>
          </w:p>
        </w:tc>
        <w:tc>
          <w:tcPr>
            <w:tcW w:w="1092" w:type="dxa"/>
            <w:tcBorders>
              <w:top w:val="single" w:sz="4" w:space="0" w:color="auto"/>
              <w:left w:val="nil"/>
              <w:bottom w:val="single" w:sz="4" w:space="0" w:color="auto"/>
              <w:right w:val="nil"/>
            </w:tcBorders>
            <w:shd w:val="clear" w:color="auto" w:fill="auto"/>
            <w:noWrap/>
            <w:vAlign w:val="bottom"/>
            <w:hideMark/>
          </w:tcPr>
          <w:p w14:paraId="3B4650B3"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QDA</w:t>
            </w:r>
          </w:p>
        </w:tc>
        <w:tc>
          <w:tcPr>
            <w:tcW w:w="1103" w:type="dxa"/>
            <w:tcBorders>
              <w:top w:val="single" w:sz="4" w:space="0" w:color="auto"/>
              <w:left w:val="nil"/>
              <w:bottom w:val="single" w:sz="4" w:space="0" w:color="auto"/>
              <w:right w:val="nil"/>
            </w:tcBorders>
            <w:shd w:val="clear" w:color="auto" w:fill="auto"/>
            <w:noWrap/>
            <w:vAlign w:val="bottom"/>
            <w:hideMark/>
          </w:tcPr>
          <w:p w14:paraId="1392C244"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KNN=1</w:t>
            </w:r>
          </w:p>
        </w:tc>
        <w:tc>
          <w:tcPr>
            <w:tcW w:w="1103" w:type="dxa"/>
            <w:tcBorders>
              <w:top w:val="single" w:sz="4" w:space="0" w:color="auto"/>
              <w:left w:val="nil"/>
              <w:bottom w:val="single" w:sz="4" w:space="0" w:color="auto"/>
              <w:right w:val="nil"/>
            </w:tcBorders>
            <w:shd w:val="clear" w:color="auto" w:fill="auto"/>
            <w:noWrap/>
            <w:vAlign w:val="bottom"/>
            <w:hideMark/>
          </w:tcPr>
          <w:p w14:paraId="00335903"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KNN=5</w:t>
            </w:r>
          </w:p>
        </w:tc>
        <w:tc>
          <w:tcPr>
            <w:tcW w:w="1291" w:type="dxa"/>
            <w:tcBorders>
              <w:top w:val="single" w:sz="4" w:space="0" w:color="auto"/>
              <w:left w:val="nil"/>
              <w:bottom w:val="single" w:sz="4" w:space="0" w:color="auto"/>
              <w:right w:val="nil"/>
            </w:tcBorders>
            <w:shd w:val="clear" w:color="auto" w:fill="auto"/>
            <w:noWrap/>
            <w:vAlign w:val="bottom"/>
            <w:hideMark/>
          </w:tcPr>
          <w:p w14:paraId="4CEA854E"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KNN=10</w:t>
            </w:r>
          </w:p>
        </w:tc>
        <w:tc>
          <w:tcPr>
            <w:tcW w:w="1878" w:type="dxa"/>
            <w:tcBorders>
              <w:top w:val="single" w:sz="4" w:space="0" w:color="auto"/>
              <w:left w:val="nil"/>
              <w:bottom w:val="single" w:sz="4" w:space="0" w:color="auto"/>
              <w:right w:val="nil"/>
            </w:tcBorders>
            <w:shd w:val="clear" w:color="auto" w:fill="auto"/>
            <w:noWrap/>
            <w:vAlign w:val="bottom"/>
            <w:hideMark/>
          </w:tcPr>
          <w:p w14:paraId="5C08EA89" w14:textId="77777777" w:rsidR="00CD0E0F" w:rsidRPr="00AF1191" w:rsidRDefault="00CD0E0F" w:rsidP="00CD0E0F">
            <w:pPr>
              <w:spacing w:after="0" w:line="240" w:lineRule="auto"/>
              <w:jc w:val="center"/>
              <w:rPr>
                <w:rFonts w:ascii="Calibri" w:eastAsia="Times New Roman" w:hAnsi="Calibri" w:cs="Calibri"/>
                <w:b/>
                <w:color w:val="000000"/>
              </w:rPr>
            </w:pPr>
            <w:r w:rsidRPr="00AF1191">
              <w:rPr>
                <w:rFonts w:ascii="Calibri" w:eastAsia="Times New Roman" w:hAnsi="Calibri" w:cs="Calibri"/>
                <w:b/>
                <w:color w:val="000000"/>
              </w:rPr>
              <w:t>Naive Bayes</w:t>
            </w:r>
          </w:p>
        </w:tc>
      </w:tr>
      <w:tr w:rsidR="00D55406" w:rsidRPr="00CD0E0F" w14:paraId="0946F2BA" w14:textId="77777777" w:rsidTr="00AF1191">
        <w:trPr>
          <w:trHeight w:val="300"/>
        </w:trPr>
        <w:tc>
          <w:tcPr>
            <w:tcW w:w="1595" w:type="dxa"/>
            <w:tcBorders>
              <w:top w:val="nil"/>
              <w:left w:val="nil"/>
              <w:bottom w:val="nil"/>
              <w:right w:val="nil"/>
            </w:tcBorders>
            <w:shd w:val="clear" w:color="auto" w:fill="auto"/>
            <w:noWrap/>
            <w:vAlign w:val="bottom"/>
            <w:hideMark/>
          </w:tcPr>
          <w:p w14:paraId="5AB68EF6" w14:textId="77777777" w:rsidR="00D55406" w:rsidRPr="00CD0E0F" w:rsidRDefault="00D55406" w:rsidP="00D55406">
            <w:pPr>
              <w:spacing w:after="0" w:line="240" w:lineRule="auto"/>
              <w:rPr>
                <w:rFonts w:ascii="Calibri" w:eastAsia="Times New Roman" w:hAnsi="Calibri" w:cs="Calibri"/>
                <w:color w:val="000000"/>
              </w:rPr>
            </w:pPr>
            <w:r w:rsidRPr="00CD0E0F">
              <w:rPr>
                <w:rFonts w:ascii="Calibri" w:eastAsia="Times New Roman" w:hAnsi="Calibri" w:cs="Calibri"/>
                <w:color w:val="000000"/>
              </w:rPr>
              <w:t>Accuracy</w:t>
            </w:r>
          </w:p>
        </w:tc>
        <w:tc>
          <w:tcPr>
            <w:tcW w:w="1327" w:type="dxa"/>
            <w:tcBorders>
              <w:top w:val="nil"/>
              <w:left w:val="nil"/>
              <w:bottom w:val="nil"/>
              <w:right w:val="nil"/>
            </w:tcBorders>
            <w:shd w:val="clear" w:color="auto" w:fill="auto"/>
            <w:noWrap/>
            <w:vAlign w:val="bottom"/>
            <w:hideMark/>
          </w:tcPr>
          <w:p w14:paraId="2897500E" w14:textId="2EF77A7B" w:rsidR="00D55406" w:rsidRPr="00CD0E0F" w:rsidRDefault="00D55406" w:rsidP="00D55406">
            <w:pPr>
              <w:spacing w:after="0" w:line="240" w:lineRule="auto"/>
              <w:jc w:val="center"/>
              <w:rPr>
                <w:rFonts w:ascii="Calibri" w:eastAsia="Times New Roman" w:hAnsi="Calibri" w:cs="Calibri"/>
                <w:color w:val="000000"/>
              </w:rPr>
            </w:pPr>
            <w:r>
              <w:rPr>
                <w:rFonts w:ascii="Calibri" w:hAnsi="Calibri" w:cs="Calibri"/>
                <w:color w:val="000000"/>
              </w:rPr>
              <w:t>0.8138</w:t>
            </w:r>
          </w:p>
        </w:tc>
        <w:tc>
          <w:tcPr>
            <w:tcW w:w="1092" w:type="dxa"/>
            <w:tcBorders>
              <w:top w:val="nil"/>
              <w:left w:val="nil"/>
              <w:bottom w:val="nil"/>
              <w:right w:val="nil"/>
            </w:tcBorders>
            <w:shd w:val="clear" w:color="auto" w:fill="auto"/>
            <w:noWrap/>
            <w:vAlign w:val="bottom"/>
            <w:hideMark/>
          </w:tcPr>
          <w:p w14:paraId="4FE6F703"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0.8148</w:t>
            </w:r>
          </w:p>
        </w:tc>
        <w:tc>
          <w:tcPr>
            <w:tcW w:w="1092" w:type="dxa"/>
            <w:tcBorders>
              <w:top w:val="nil"/>
              <w:left w:val="nil"/>
              <w:bottom w:val="nil"/>
              <w:right w:val="nil"/>
            </w:tcBorders>
            <w:shd w:val="clear" w:color="auto" w:fill="auto"/>
            <w:noWrap/>
            <w:vAlign w:val="bottom"/>
            <w:hideMark/>
          </w:tcPr>
          <w:p w14:paraId="6A9F0454"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0.5238</w:t>
            </w:r>
          </w:p>
        </w:tc>
        <w:tc>
          <w:tcPr>
            <w:tcW w:w="1103" w:type="dxa"/>
            <w:tcBorders>
              <w:top w:val="nil"/>
              <w:left w:val="nil"/>
              <w:bottom w:val="nil"/>
              <w:right w:val="nil"/>
            </w:tcBorders>
            <w:shd w:val="clear" w:color="auto" w:fill="auto"/>
            <w:noWrap/>
            <w:vAlign w:val="bottom"/>
            <w:hideMark/>
          </w:tcPr>
          <w:p w14:paraId="71760D56"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0.6969</w:t>
            </w:r>
          </w:p>
        </w:tc>
        <w:tc>
          <w:tcPr>
            <w:tcW w:w="1103" w:type="dxa"/>
            <w:tcBorders>
              <w:top w:val="nil"/>
              <w:left w:val="nil"/>
              <w:bottom w:val="nil"/>
              <w:right w:val="nil"/>
            </w:tcBorders>
            <w:shd w:val="clear" w:color="auto" w:fill="auto"/>
            <w:noWrap/>
            <w:vAlign w:val="bottom"/>
            <w:hideMark/>
          </w:tcPr>
          <w:p w14:paraId="58EAA1FD"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0.7593</w:t>
            </w:r>
          </w:p>
        </w:tc>
        <w:tc>
          <w:tcPr>
            <w:tcW w:w="1291" w:type="dxa"/>
            <w:tcBorders>
              <w:top w:val="nil"/>
              <w:left w:val="nil"/>
              <w:bottom w:val="nil"/>
              <w:right w:val="nil"/>
            </w:tcBorders>
            <w:shd w:val="clear" w:color="auto" w:fill="auto"/>
            <w:noWrap/>
            <w:vAlign w:val="bottom"/>
            <w:hideMark/>
          </w:tcPr>
          <w:p w14:paraId="3C55499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0.7690</w:t>
            </w:r>
          </w:p>
        </w:tc>
        <w:tc>
          <w:tcPr>
            <w:tcW w:w="1878" w:type="dxa"/>
            <w:tcBorders>
              <w:top w:val="nil"/>
              <w:left w:val="nil"/>
              <w:bottom w:val="nil"/>
              <w:right w:val="nil"/>
            </w:tcBorders>
            <w:shd w:val="clear" w:color="auto" w:fill="auto"/>
            <w:noWrap/>
            <w:vAlign w:val="bottom"/>
            <w:hideMark/>
          </w:tcPr>
          <w:p w14:paraId="2EF5082A"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0.7508</w:t>
            </w:r>
          </w:p>
        </w:tc>
      </w:tr>
      <w:tr w:rsidR="00D55406" w:rsidRPr="00CD0E0F" w14:paraId="6B14558D" w14:textId="77777777" w:rsidTr="00AF1191">
        <w:trPr>
          <w:trHeight w:val="300"/>
        </w:trPr>
        <w:tc>
          <w:tcPr>
            <w:tcW w:w="1595" w:type="dxa"/>
            <w:tcBorders>
              <w:top w:val="nil"/>
              <w:left w:val="nil"/>
              <w:bottom w:val="nil"/>
              <w:right w:val="nil"/>
            </w:tcBorders>
            <w:shd w:val="clear" w:color="auto" w:fill="auto"/>
            <w:noWrap/>
            <w:vAlign w:val="bottom"/>
            <w:hideMark/>
          </w:tcPr>
          <w:p w14:paraId="01DA7748" w14:textId="77777777" w:rsidR="00D55406" w:rsidRPr="00CD0E0F" w:rsidRDefault="00D55406" w:rsidP="00D55406">
            <w:pPr>
              <w:spacing w:after="0" w:line="240" w:lineRule="auto"/>
              <w:rPr>
                <w:rFonts w:ascii="Calibri" w:eastAsia="Times New Roman" w:hAnsi="Calibri" w:cs="Calibri"/>
                <w:color w:val="000000"/>
              </w:rPr>
            </w:pPr>
            <w:r w:rsidRPr="00CD0E0F">
              <w:rPr>
                <w:rFonts w:ascii="Calibri" w:eastAsia="Times New Roman" w:hAnsi="Calibri" w:cs="Calibri"/>
                <w:color w:val="000000"/>
              </w:rPr>
              <w:t>Sensitivity</w:t>
            </w:r>
          </w:p>
        </w:tc>
        <w:tc>
          <w:tcPr>
            <w:tcW w:w="1327" w:type="dxa"/>
            <w:tcBorders>
              <w:top w:val="nil"/>
              <w:left w:val="nil"/>
              <w:bottom w:val="nil"/>
              <w:right w:val="nil"/>
            </w:tcBorders>
            <w:shd w:val="clear" w:color="auto" w:fill="auto"/>
            <w:noWrap/>
            <w:vAlign w:val="bottom"/>
            <w:hideMark/>
          </w:tcPr>
          <w:p w14:paraId="351EB0FE" w14:textId="343E877C" w:rsidR="00D55406" w:rsidRPr="00CD0E0F" w:rsidRDefault="00D55406" w:rsidP="00D55406">
            <w:pPr>
              <w:spacing w:after="0" w:line="240" w:lineRule="auto"/>
              <w:jc w:val="center"/>
              <w:rPr>
                <w:rFonts w:ascii="Calibri" w:eastAsia="Times New Roman" w:hAnsi="Calibri" w:cs="Calibri"/>
                <w:color w:val="000000"/>
              </w:rPr>
            </w:pPr>
            <w:r>
              <w:rPr>
                <w:rFonts w:ascii="Calibri" w:hAnsi="Calibri" w:cs="Calibri"/>
                <w:color w:val="000000"/>
              </w:rPr>
              <w:t>0.8237</w:t>
            </w:r>
          </w:p>
        </w:tc>
        <w:tc>
          <w:tcPr>
            <w:tcW w:w="1092" w:type="dxa"/>
            <w:tcBorders>
              <w:top w:val="nil"/>
              <w:left w:val="nil"/>
              <w:bottom w:val="nil"/>
              <w:right w:val="nil"/>
            </w:tcBorders>
            <w:shd w:val="clear" w:color="auto" w:fill="auto"/>
            <w:noWrap/>
            <w:vAlign w:val="bottom"/>
            <w:hideMark/>
          </w:tcPr>
          <w:p w14:paraId="7578BDB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0.9668</w:t>
            </w:r>
          </w:p>
        </w:tc>
        <w:tc>
          <w:tcPr>
            <w:tcW w:w="1092" w:type="dxa"/>
            <w:tcBorders>
              <w:top w:val="nil"/>
              <w:left w:val="nil"/>
              <w:bottom w:val="nil"/>
              <w:right w:val="nil"/>
            </w:tcBorders>
            <w:shd w:val="clear" w:color="auto" w:fill="auto"/>
            <w:noWrap/>
            <w:vAlign w:val="bottom"/>
            <w:hideMark/>
          </w:tcPr>
          <w:p w14:paraId="3413043A"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0.4484</w:t>
            </w:r>
          </w:p>
        </w:tc>
        <w:tc>
          <w:tcPr>
            <w:tcW w:w="1103" w:type="dxa"/>
            <w:tcBorders>
              <w:top w:val="nil"/>
              <w:left w:val="nil"/>
              <w:bottom w:val="nil"/>
              <w:right w:val="nil"/>
            </w:tcBorders>
            <w:shd w:val="clear" w:color="auto" w:fill="auto"/>
            <w:noWrap/>
            <w:vAlign w:val="bottom"/>
            <w:hideMark/>
          </w:tcPr>
          <w:p w14:paraId="5895EA8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0.8066</w:t>
            </w:r>
          </w:p>
        </w:tc>
        <w:tc>
          <w:tcPr>
            <w:tcW w:w="1103" w:type="dxa"/>
            <w:tcBorders>
              <w:top w:val="nil"/>
              <w:left w:val="nil"/>
              <w:bottom w:val="nil"/>
              <w:right w:val="nil"/>
            </w:tcBorders>
            <w:shd w:val="clear" w:color="auto" w:fill="auto"/>
            <w:noWrap/>
            <w:vAlign w:val="bottom"/>
            <w:hideMark/>
          </w:tcPr>
          <w:p w14:paraId="0A53257F"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0.9154</w:t>
            </w:r>
          </w:p>
        </w:tc>
        <w:tc>
          <w:tcPr>
            <w:tcW w:w="1291" w:type="dxa"/>
            <w:tcBorders>
              <w:top w:val="nil"/>
              <w:left w:val="nil"/>
              <w:bottom w:val="nil"/>
              <w:right w:val="nil"/>
            </w:tcBorders>
            <w:shd w:val="clear" w:color="auto" w:fill="auto"/>
            <w:noWrap/>
            <w:vAlign w:val="bottom"/>
            <w:hideMark/>
          </w:tcPr>
          <w:p w14:paraId="32D2348E"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0.9411</w:t>
            </w:r>
          </w:p>
        </w:tc>
        <w:tc>
          <w:tcPr>
            <w:tcW w:w="1878" w:type="dxa"/>
            <w:tcBorders>
              <w:top w:val="nil"/>
              <w:left w:val="nil"/>
              <w:bottom w:val="nil"/>
              <w:right w:val="nil"/>
            </w:tcBorders>
            <w:shd w:val="clear" w:color="auto" w:fill="auto"/>
            <w:noWrap/>
            <w:vAlign w:val="bottom"/>
            <w:hideMark/>
          </w:tcPr>
          <w:p w14:paraId="45370700"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0.7930</w:t>
            </w:r>
          </w:p>
        </w:tc>
      </w:tr>
      <w:tr w:rsidR="00D55406" w:rsidRPr="00CD0E0F" w14:paraId="1EC0E05D" w14:textId="77777777" w:rsidTr="00AF1191">
        <w:trPr>
          <w:trHeight w:val="300"/>
        </w:trPr>
        <w:tc>
          <w:tcPr>
            <w:tcW w:w="1595" w:type="dxa"/>
            <w:tcBorders>
              <w:top w:val="nil"/>
              <w:left w:val="nil"/>
              <w:bottom w:val="nil"/>
              <w:right w:val="nil"/>
            </w:tcBorders>
            <w:shd w:val="clear" w:color="auto" w:fill="auto"/>
            <w:noWrap/>
            <w:vAlign w:val="bottom"/>
            <w:hideMark/>
          </w:tcPr>
          <w:p w14:paraId="0622F82A" w14:textId="77777777" w:rsidR="00D55406" w:rsidRPr="00CD0E0F" w:rsidRDefault="00D55406" w:rsidP="00D55406">
            <w:pPr>
              <w:spacing w:after="0" w:line="240" w:lineRule="auto"/>
              <w:rPr>
                <w:rFonts w:ascii="Calibri" w:eastAsia="Times New Roman" w:hAnsi="Calibri" w:cs="Calibri"/>
                <w:color w:val="000000"/>
              </w:rPr>
            </w:pPr>
            <w:r w:rsidRPr="00CD0E0F">
              <w:rPr>
                <w:rFonts w:ascii="Calibri" w:eastAsia="Times New Roman" w:hAnsi="Calibri" w:cs="Calibri"/>
                <w:color w:val="000000"/>
              </w:rPr>
              <w:t>Specificity</w:t>
            </w:r>
          </w:p>
        </w:tc>
        <w:tc>
          <w:tcPr>
            <w:tcW w:w="1327" w:type="dxa"/>
            <w:tcBorders>
              <w:top w:val="nil"/>
              <w:left w:val="nil"/>
              <w:bottom w:val="nil"/>
              <w:right w:val="nil"/>
            </w:tcBorders>
            <w:shd w:val="clear" w:color="auto" w:fill="auto"/>
            <w:noWrap/>
            <w:vAlign w:val="bottom"/>
            <w:hideMark/>
          </w:tcPr>
          <w:p w14:paraId="06971324" w14:textId="0524487F" w:rsidR="00D55406" w:rsidRPr="00CD0E0F" w:rsidRDefault="00D55406" w:rsidP="00D55406">
            <w:pPr>
              <w:spacing w:after="0" w:line="240" w:lineRule="auto"/>
              <w:jc w:val="center"/>
              <w:rPr>
                <w:rFonts w:ascii="Calibri" w:eastAsia="Times New Roman" w:hAnsi="Calibri" w:cs="Calibri"/>
                <w:color w:val="000000"/>
              </w:rPr>
            </w:pPr>
            <w:r>
              <w:rPr>
                <w:rFonts w:ascii="Calibri" w:hAnsi="Calibri" w:cs="Calibri"/>
                <w:color w:val="000000"/>
              </w:rPr>
              <w:t>0.6976</w:t>
            </w:r>
          </w:p>
        </w:tc>
        <w:tc>
          <w:tcPr>
            <w:tcW w:w="1092" w:type="dxa"/>
            <w:tcBorders>
              <w:top w:val="nil"/>
              <w:left w:val="nil"/>
              <w:bottom w:val="nil"/>
              <w:right w:val="nil"/>
            </w:tcBorders>
            <w:shd w:val="clear" w:color="auto" w:fill="auto"/>
            <w:noWrap/>
            <w:vAlign w:val="bottom"/>
            <w:hideMark/>
          </w:tcPr>
          <w:p w14:paraId="6CC6022D"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0.2678</w:t>
            </w:r>
          </w:p>
        </w:tc>
        <w:tc>
          <w:tcPr>
            <w:tcW w:w="1092" w:type="dxa"/>
            <w:tcBorders>
              <w:top w:val="nil"/>
              <w:left w:val="nil"/>
              <w:bottom w:val="nil"/>
              <w:right w:val="nil"/>
            </w:tcBorders>
            <w:shd w:val="clear" w:color="auto" w:fill="auto"/>
            <w:noWrap/>
            <w:vAlign w:val="bottom"/>
            <w:hideMark/>
          </w:tcPr>
          <w:p w14:paraId="034E57BC"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0.7951</w:t>
            </w:r>
          </w:p>
        </w:tc>
        <w:tc>
          <w:tcPr>
            <w:tcW w:w="1103" w:type="dxa"/>
            <w:tcBorders>
              <w:top w:val="nil"/>
              <w:left w:val="nil"/>
              <w:bottom w:val="nil"/>
              <w:right w:val="nil"/>
            </w:tcBorders>
            <w:shd w:val="clear" w:color="auto" w:fill="auto"/>
            <w:noWrap/>
            <w:vAlign w:val="bottom"/>
            <w:hideMark/>
          </w:tcPr>
          <w:p w14:paraId="6F88839D"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0.3020</w:t>
            </w:r>
          </w:p>
        </w:tc>
        <w:tc>
          <w:tcPr>
            <w:tcW w:w="1103" w:type="dxa"/>
            <w:tcBorders>
              <w:top w:val="nil"/>
              <w:left w:val="nil"/>
              <w:bottom w:val="nil"/>
              <w:right w:val="nil"/>
            </w:tcBorders>
            <w:shd w:val="clear" w:color="auto" w:fill="auto"/>
            <w:noWrap/>
            <w:vAlign w:val="bottom"/>
            <w:hideMark/>
          </w:tcPr>
          <w:p w14:paraId="632E005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0.1978</w:t>
            </w:r>
          </w:p>
        </w:tc>
        <w:tc>
          <w:tcPr>
            <w:tcW w:w="1291" w:type="dxa"/>
            <w:tcBorders>
              <w:top w:val="nil"/>
              <w:left w:val="nil"/>
              <w:bottom w:val="nil"/>
              <w:right w:val="nil"/>
            </w:tcBorders>
            <w:shd w:val="clear" w:color="auto" w:fill="auto"/>
            <w:noWrap/>
            <w:vAlign w:val="bottom"/>
            <w:hideMark/>
          </w:tcPr>
          <w:p w14:paraId="76D00682"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0.1497</w:t>
            </w:r>
          </w:p>
        </w:tc>
        <w:tc>
          <w:tcPr>
            <w:tcW w:w="1878" w:type="dxa"/>
            <w:tcBorders>
              <w:top w:val="nil"/>
              <w:left w:val="nil"/>
              <w:bottom w:val="nil"/>
              <w:right w:val="nil"/>
            </w:tcBorders>
            <w:shd w:val="clear" w:color="auto" w:fill="auto"/>
            <w:noWrap/>
            <w:vAlign w:val="bottom"/>
            <w:hideMark/>
          </w:tcPr>
          <w:p w14:paraId="2596A190"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0.5989</w:t>
            </w:r>
          </w:p>
        </w:tc>
      </w:tr>
      <w:tr w:rsidR="00D55406" w:rsidRPr="00CD0E0F" w14:paraId="3FDE0193" w14:textId="77777777" w:rsidTr="00D55406">
        <w:trPr>
          <w:trHeight w:val="300"/>
        </w:trPr>
        <w:tc>
          <w:tcPr>
            <w:tcW w:w="1595" w:type="dxa"/>
            <w:tcBorders>
              <w:top w:val="nil"/>
              <w:left w:val="nil"/>
              <w:right w:val="nil"/>
            </w:tcBorders>
            <w:shd w:val="clear" w:color="auto" w:fill="auto"/>
            <w:noWrap/>
            <w:vAlign w:val="bottom"/>
            <w:hideMark/>
          </w:tcPr>
          <w:p w14:paraId="686C1B76" w14:textId="77777777" w:rsidR="00D55406" w:rsidRPr="00CD0E0F" w:rsidRDefault="00D55406" w:rsidP="00D55406">
            <w:pPr>
              <w:spacing w:after="0" w:line="240" w:lineRule="auto"/>
              <w:rPr>
                <w:rFonts w:ascii="Calibri" w:eastAsia="Times New Roman" w:hAnsi="Calibri" w:cs="Calibri"/>
                <w:color w:val="000000"/>
              </w:rPr>
            </w:pPr>
            <w:r w:rsidRPr="00CD0E0F">
              <w:rPr>
                <w:rFonts w:ascii="Calibri" w:eastAsia="Times New Roman" w:hAnsi="Calibri" w:cs="Calibri"/>
                <w:color w:val="000000"/>
              </w:rPr>
              <w:t>Kappa</w:t>
            </w:r>
          </w:p>
        </w:tc>
        <w:tc>
          <w:tcPr>
            <w:tcW w:w="1327" w:type="dxa"/>
            <w:tcBorders>
              <w:top w:val="nil"/>
              <w:left w:val="nil"/>
              <w:right w:val="nil"/>
            </w:tcBorders>
            <w:shd w:val="clear" w:color="auto" w:fill="auto"/>
            <w:noWrap/>
            <w:vAlign w:val="bottom"/>
            <w:hideMark/>
          </w:tcPr>
          <w:p w14:paraId="1666693E" w14:textId="3836D702" w:rsidR="00D55406" w:rsidRPr="00CD0E0F" w:rsidRDefault="00D55406" w:rsidP="00D55406">
            <w:pPr>
              <w:spacing w:after="0" w:line="240" w:lineRule="auto"/>
              <w:jc w:val="center"/>
              <w:rPr>
                <w:rFonts w:ascii="Calibri" w:eastAsia="Times New Roman" w:hAnsi="Calibri" w:cs="Calibri"/>
                <w:color w:val="000000"/>
              </w:rPr>
            </w:pPr>
            <w:r>
              <w:rPr>
                <w:rFonts w:ascii="Calibri" w:hAnsi="Calibri" w:cs="Calibri"/>
                <w:color w:val="000000"/>
              </w:rPr>
              <w:t>0.2895</w:t>
            </w:r>
          </w:p>
        </w:tc>
        <w:tc>
          <w:tcPr>
            <w:tcW w:w="1092" w:type="dxa"/>
            <w:tcBorders>
              <w:top w:val="nil"/>
              <w:left w:val="nil"/>
              <w:right w:val="nil"/>
            </w:tcBorders>
            <w:shd w:val="clear" w:color="auto" w:fill="auto"/>
            <w:noWrap/>
            <w:vAlign w:val="bottom"/>
            <w:hideMark/>
          </w:tcPr>
          <w:p w14:paraId="71E02E29"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0.3012</w:t>
            </w:r>
          </w:p>
        </w:tc>
        <w:tc>
          <w:tcPr>
            <w:tcW w:w="1092" w:type="dxa"/>
            <w:tcBorders>
              <w:top w:val="nil"/>
              <w:left w:val="nil"/>
              <w:right w:val="nil"/>
            </w:tcBorders>
            <w:shd w:val="clear" w:color="auto" w:fill="auto"/>
            <w:noWrap/>
            <w:vAlign w:val="bottom"/>
            <w:hideMark/>
          </w:tcPr>
          <w:p w14:paraId="4057D56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0.1482</w:t>
            </w:r>
          </w:p>
        </w:tc>
        <w:tc>
          <w:tcPr>
            <w:tcW w:w="1103" w:type="dxa"/>
            <w:tcBorders>
              <w:top w:val="nil"/>
              <w:left w:val="nil"/>
              <w:right w:val="nil"/>
            </w:tcBorders>
            <w:shd w:val="clear" w:color="auto" w:fill="auto"/>
            <w:noWrap/>
            <w:vAlign w:val="bottom"/>
            <w:hideMark/>
          </w:tcPr>
          <w:p w14:paraId="04A2A9A9"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0.1087</w:t>
            </w:r>
          </w:p>
        </w:tc>
        <w:tc>
          <w:tcPr>
            <w:tcW w:w="1103" w:type="dxa"/>
            <w:tcBorders>
              <w:top w:val="nil"/>
              <w:left w:val="nil"/>
              <w:right w:val="nil"/>
            </w:tcBorders>
            <w:shd w:val="clear" w:color="auto" w:fill="auto"/>
            <w:noWrap/>
            <w:vAlign w:val="bottom"/>
            <w:hideMark/>
          </w:tcPr>
          <w:p w14:paraId="6F5378AE"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0.1379</w:t>
            </w:r>
          </w:p>
        </w:tc>
        <w:tc>
          <w:tcPr>
            <w:tcW w:w="1291" w:type="dxa"/>
            <w:tcBorders>
              <w:top w:val="nil"/>
              <w:left w:val="nil"/>
              <w:right w:val="nil"/>
            </w:tcBorders>
            <w:shd w:val="clear" w:color="auto" w:fill="auto"/>
            <w:noWrap/>
            <w:vAlign w:val="bottom"/>
            <w:hideMark/>
          </w:tcPr>
          <w:p w14:paraId="7049A591"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0.1180</w:t>
            </w:r>
          </w:p>
        </w:tc>
        <w:tc>
          <w:tcPr>
            <w:tcW w:w="1878" w:type="dxa"/>
            <w:tcBorders>
              <w:top w:val="nil"/>
              <w:left w:val="nil"/>
              <w:right w:val="nil"/>
            </w:tcBorders>
            <w:shd w:val="clear" w:color="auto" w:fill="auto"/>
            <w:noWrap/>
            <w:vAlign w:val="bottom"/>
            <w:hideMark/>
          </w:tcPr>
          <w:p w14:paraId="54619D5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0.3486</w:t>
            </w:r>
          </w:p>
        </w:tc>
      </w:tr>
      <w:tr w:rsidR="00D55406" w:rsidRPr="00CD0E0F" w14:paraId="13303C39" w14:textId="77777777" w:rsidTr="00D55406">
        <w:trPr>
          <w:trHeight w:val="300"/>
        </w:trPr>
        <w:tc>
          <w:tcPr>
            <w:tcW w:w="1595" w:type="dxa"/>
            <w:tcBorders>
              <w:top w:val="nil"/>
              <w:left w:val="nil"/>
              <w:bottom w:val="single" w:sz="4" w:space="0" w:color="auto"/>
              <w:right w:val="nil"/>
            </w:tcBorders>
            <w:shd w:val="clear" w:color="auto" w:fill="auto"/>
            <w:noWrap/>
            <w:vAlign w:val="bottom"/>
            <w:hideMark/>
          </w:tcPr>
          <w:p w14:paraId="42EF3E9E" w14:textId="77777777" w:rsidR="00D55406" w:rsidRPr="00CD0E0F" w:rsidRDefault="00D55406" w:rsidP="00D55406">
            <w:pPr>
              <w:spacing w:after="0" w:line="240" w:lineRule="auto"/>
              <w:rPr>
                <w:rFonts w:ascii="Calibri" w:eastAsia="Times New Roman" w:hAnsi="Calibri" w:cs="Calibri"/>
                <w:color w:val="000000"/>
              </w:rPr>
            </w:pPr>
            <w:r w:rsidRPr="00CD0E0F">
              <w:rPr>
                <w:rFonts w:ascii="Calibri" w:eastAsia="Times New Roman" w:hAnsi="Calibri" w:cs="Calibri"/>
                <w:color w:val="000000"/>
              </w:rPr>
              <w:t>AUC</w:t>
            </w:r>
          </w:p>
        </w:tc>
        <w:tc>
          <w:tcPr>
            <w:tcW w:w="1327" w:type="dxa"/>
            <w:tcBorders>
              <w:top w:val="nil"/>
              <w:left w:val="nil"/>
              <w:bottom w:val="single" w:sz="4" w:space="0" w:color="auto"/>
              <w:right w:val="nil"/>
            </w:tcBorders>
            <w:shd w:val="clear" w:color="auto" w:fill="auto"/>
            <w:noWrap/>
            <w:vAlign w:val="bottom"/>
            <w:hideMark/>
          </w:tcPr>
          <w:p w14:paraId="6F42018C" w14:textId="684C2C65" w:rsidR="00D55406" w:rsidRPr="00CD0E0F" w:rsidRDefault="00D55406" w:rsidP="00D55406">
            <w:pPr>
              <w:spacing w:after="0" w:line="240" w:lineRule="auto"/>
              <w:jc w:val="center"/>
              <w:rPr>
                <w:rFonts w:ascii="Calibri" w:eastAsia="Times New Roman" w:hAnsi="Calibri" w:cs="Calibri"/>
                <w:color w:val="000000"/>
              </w:rPr>
            </w:pPr>
            <w:r>
              <w:rPr>
                <w:rFonts w:ascii="Calibri" w:hAnsi="Calibri" w:cs="Calibri"/>
                <w:color w:val="000000"/>
              </w:rPr>
              <w:t>0.7127</w:t>
            </w:r>
          </w:p>
        </w:tc>
        <w:tc>
          <w:tcPr>
            <w:tcW w:w="1092" w:type="dxa"/>
            <w:tcBorders>
              <w:top w:val="nil"/>
              <w:left w:val="nil"/>
              <w:bottom w:val="single" w:sz="4" w:space="0" w:color="auto"/>
              <w:right w:val="nil"/>
            </w:tcBorders>
            <w:shd w:val="clear" w:color="auto" w:fill="auto"/>
            <w:noWrap/>
            <w:vAlign w:val="bottom"/>
            <w:hideMark/>
          </w:tcPr>
          <w:p w14:paraId="52424302"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0.7084</w:t>
            </w:r>
          </w:p>
        </w:tc>
        <w:tc>
          <w:tcPr>
            <w:tcW w:w="1092" w:type="dxa"/>
            <w:tcBorders>
              <w:top w:val="nil"/>
              <w:left w:val="nil"/>
              <w:bottom w:val="single" w:sz="4" w:space="0" w:color="auto"/>
              <w:right w:val="nil"/>
            </w:tcBorders>
            <w:shd w:val="clear" w:color="auto" w:fill="auto"/>
            <w:noWrap/>
            <w:vAlign w:val="bottom"/>
            <w:hideMark/>
          </w:tcPr>
          <w:p w14:paraId="531173F9"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0.7134</w:t>
            </w:r>
          </w:p>
        </w:tc>
        <w:tc>
          <w:tcPr>
            <w:tcW w:w="1103" w:type="dxa"/>
            <w:tcBorders>
              <w:top w:val="nil"/>
              <w:left w:val="nil"/>
              <w:bottom w:val="single" w:sz="4" w:space="0" w:color="auto"/>
              <w:right w:val="nil"/>
            </w:tcBorders>
            <w:shd w:val="clear" w:color="auto" w:fill="auto"/>
            <w:noWrap/>
            <w:vAlign w:val="bottom"/>
            <w:hideMark/>
          </w:tcPr>
          <w:p w14:paraId="5F9B05E6"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NA</w:t>
            </w:r>
          </w:p>
        </w:tc>
        <w:tc>
          <w:tcPr>
            <w:tcW w:w="1103" w:type="dxa"/>
            <w:tcBorders>
              <w:top w:val="nil"/>
              <w:left w:val="nil"/>
              <w:bottom w:val="single" w:sz="4" w:space="0" w:color="auto"/>
              <w:right w:val="nil"/>
            </w:tcBorders>
            <w:shd w:val="clear" w:color="auto" w:fill="auto"/>
            <w:noWrap/>
            <w:vAlign w:val="bottom"/>
            <w:hideMark/>
          </w:tcPr>
          <w:p w14:paraId="593E3EB7"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NA</w:t>
            </w:r>
          </w:p>
        </w:tc>
        <w:tc>
          <w:tcPr>
            <w:tcW w:w="1291" w:type="dxa"/>
            <w:tcBorders>
              <w:top w:val="nil"/>
              <w:left w:val="nil"/>
              <w:bottom w:val="single" w:sz="4" w:space="0" w:color="auto"/>
              <w:right w:val="nil"/>
            </w:tcBorders>
            <w:shd w:val="clear" w:color="auto" w:fill="auto"/>
            <w:noWrap/>
            <w:vAlign w:val="bottom"/>
            <w:hideMark/>
          </w:tcPr>
          <w:p w14:paraId="43F8DD7A"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NA</w:t>
            </w:r>
          </w:p>
        </w:tc>
        <w:tc>
          <w:tcPr>
            <w:tcW w:w="1878" w:type="dxa"/>
            <w:tcBorders>
              <w:top w:val="nil"/>
              <w:left w:val="nil"/>
              <w:bottom w:val="single" w:sz="4" w:space="0" w:color="auto"/>
              <w:right w:val="nil"/>
            </w:tcBorders>
            <w:shd w:val="clear" w:color="auto" w:fill="auto"/>
            <w:noWrap/>
            <w:vAlign w:val="bottom"/>
            <w:hideMark/>
          </w:tcPr>
          <w:p w14:paraId="3D5579D9" w14:textId="77777777" w:rsidR="00D55406" w:rsidRPr="00CD0E0F" w:rsidRDefault="00D55406" w:rsidP="00D55406">
            <w:pPr>
              <w:spacing w:after="0" w:line="240" w:lineRule="auto"/>
              <w:jc w:val="center"/>
              <w:rPr>
                <w:rFonts w:ascii="Calibri" w:eastAsia="Times New Roman" w:hAnsi="Calibri" w:cs="Calibri"/>
                <w:color w:val="000000"/>
              </w:rPr>
            </w:pPr>
            <w:r w:rsidRPr="00CD0E0F">
              <w:rPr>
                <w:rFonts w:ascii="Calibri" w:eastAsia="Times New Roman" w:hAnsi="Calibri" w:cs="Calibri"/>
                <w:color w:val="000000"/>
              </w:rPr>
              <w:t>0.7267</w:t>
            </w:r>
          </w:p>
        </w:tc>
      </w:tr>
    </w:tbl>
    <w:p w14:paraId="266F6A2C" w14:textId="27815E79" w:rsidR="00CD0E0F" w:rsidRDefault="00CD0E0F" w:rsidP="00192E13">
      <w:pPr>
        <w:rPr>
          <w:rFonts w:ascii="Times New Roman" w:hAnsi="Times New Roman" w:cs="Times New Roman"/>
          <w:sz w:val="24"/>
          <w:szCs w:val="24"/>
        </w:rPr>
      </w:pPr>
    </w:p>
    <w:p w14:paraId="56BD0418" w14:textId="102364CE" w:rsidR="00596C00" w:rsidRPr="009551A0" w:rsidRDefault="00365468" w:rsidP="00192E13">
      <w:pPr>
        <w:rPr>
          <w:rFonts w:ascii="Times New Roman" w:eastAsiaTheme="minorEastAsia" w:hAnsi="Times New Roman" w:cs="Times New Roman"/>
          <w:sz w:val="24"/>
          <w:szCs w:val="24"/>
        </w:rPr>
      </w:pPr>
      <w:r>
        <w:rPr>
          <w:rFonts w:ascii="Times New Roman" w:hAnsi="Times New Roman" w:cs="Times New Roman"/>
          <w:sz w:val="24"/>
          <w:szCs w:val="24"/>
        </w:rPr>
        <w:t>For comparison purposes</w:t>
      </w:r>
      <w:r w:rsidR="009551A0">
        <w:rPr>
          <w:rFonts w:ascii="Times New Roman" w:hAnsi="Times New Roman" w:cs="Times New Roman"/>
          <w:sz w:val="24"/>
          <w:szCs w:val="24"/>
        </w:rPr>
        <w:t xml:space="preserve"> (table 36)</w:t>
      </w:r>
      <w:r>
        <w:rPr>
          <w:rFonts w:ascii="Times New Roman" w:hAnsi="Times New Roman" w:cs="Times New Roman"/>
          <w:sz w:val="24"/>
          <w:szCs w:val="24"/>
        </w:rPr>
        <w:t xml:space="preserve">, we have also fitted six regularized </w:t>
      </w:r>
      <w:r w:rsidR="00FD2C38">
        <w:rPr>
          <w:rFonts w:ascii="Times New Roman" w:hAnsi="Times New Roman" w:cs="Times New Roman"/>
          <w:sz w:val="24"/>
          <w:szCs w:val="24"/>
        </w:rPr>
        <w:t>logistic</w:t>
      </w:r>
      <w:r>
        <w:rPr>
          <w:rFonts w:ascii="Times New Roman" w:hAnsi="Times New Roman" w:cs="Times New Roman"/>
          <w:sz w:val="24"/>
          <w:szCs w:val="24"/>
        </w:rPr>
        <w:t xml:space="preserve"> regression models (Ridge, Lasso and Elastic Net) with different choices of tuning parameter</w:t>
      </w: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 xml:space="preserve">. </m:t>
        </m:r>
      </m:oMath>
      <w:r w:rsidR="009551A0">
        <w:rPr>
          <w:rFonts w:ascii="Times New Roman" w:eastAsiaTheme="minorEastAsia" w:hAnsi="Times New Roman" w:cs="Times New Roman"/>
          <w:sz w:val="24"/>
          <w:szCs w:val="24"/>
        </w:rPr>
        <w:t xml:space="preserve"> Based on specificity, </w:t>
      </w:r>
      <w:r w:rsidR="00FD2C38">
        <w:rPr>
          <w:rFonts w:ascii="Times New Roman" w:eastAsiaTheme="minorEastAsia" w:hAnsi="Times New Roman" w:cs="Times New Roman"/>
          <w:sz w:val="24"/>
          <w:szCs w:val="24"/>
        </w:rPr>
        <w:t>logistic</w:t>
      </w:r>
      <w:r w:rsidR="009551A0">
        <w:rPr>
          <w:rFonts w:ascii="Times New Roman" w:eastAsiaTheme="minorEastAsia" w:hAnsi="Times New Roman" w:cs="Times New Roman"/>
          <w:sz w:val="24"/>
          <w:szCs w:val="24"/>
        </w:rPr>
        <w:t xml:space="preserve"> regression without any regularization performs better than ridge, lasso, and elastic net </w:t>
      </w:r>
      <w:r w:rsidR="00FD2C38">
        <w:rPr>
          <w:rFonts w:ascii="Times New Roman" w:eastAsiaTheme="minorEastAsia" w:hAnsi="Times New Roman" w:cs="Times New Roman"/>
          <w:sz w:val="24"/>
          <w:szCs w:val="24"/>
        </w:rPr>
        <w:t>logistic</w:t>
      </w:r>
      <w:r w:rsidR="009551A0">
        <w:rPr>
          <w:rFonts w:ascii="Times New Roman" w:eastAsiaTheme="minorEastAsia" w:hAnsi="Times New Roman" w:cs="Times New Roman"/>
          <w:sz w:val="24"/>
          <w:szCs w:val="24"/>
        </w:rPr>
        <w:t xml:space="preserve"> regression with minimum and 1se tuning parameter  </w:t>
      </w:r>
      <m:oMath>
        <m:d>
          <m:dPr>
            <m:ctrlPr>
              <w:rPr>
                <w:rFonts w:ascii="Cambria Math" w:hAnsi="Cambria Math" w:cs="Times New Roman"/>
                <w:i/>
                <w:sz w:val="24"/>
                <w:szCs w:val="24"/>
              </w:rPr>
            </m:ctrlPr>
          </m:dPr>
          <m:e>
            <m:r>
              <w:rPr>
                <w:rFonts w:ascii="Cambria Math" w:hAnsi="Cambria Math" w:cs="Times New Roman"/>
                <w:sz w:val="24"/>
                <w:szCs w:val="24"/>
              </w:rPr>
              <m:t>λ</m:t>
            </m:r>
          </m:e>
        </m:d>
        <m:r>
          <w:rPr>
            <w:rFonts w:ascii="Cambria Math" w:hAnsi="Cambria Math" w:cs="Times New Roman"/>
            <w:sz w:val="24"/>
            <w:szCs w:val="24"/>
          </w:rPr>
          <m:t xml:space="preserve">. </m:t>
        </m:r>
      </m:oMath>
    </w:p>
    <w:p w14:paraId="434EE997" w14:textId="5CB1A027" w:rsidR="006872D6" w:rsidRDefault="00596C00" w:rsidP="00596C00">
      <w:pPr>
        <w:pStyle w:val="Caption"/>
      </w:pPr>
      <w:bookmarkStart w:id="291" w:name="_Toc26440312"/>
      <w:r>
        <w:t xml:space="preserve">Table </w:t>
      </w:r>
      <w:r w:rsidR="00514A04">
        <w:fldChar w:fldCharType="begin"/>
      </w:r>
      <w:r w:rsidR="00514A04">
        <w:instrText xml:space="preserve"> SEQ Table \* ARABIC </w:instrText>
      </w:r>
      <w:r w:rsidR="00514A04">
        <w:fldChar w:fldCharType="separate"/>
      </w:r>
      <w:r w:rsidR="00914851">
        <w:rPr>
          <w:noProof/>
        </w:rPr>
        <w:t>36</w:t>
      </w:r>
      <w:r w:rsidR="00514A04">
        <w:rPr>
          <w:noProof/>
        </w:rPr>
        <w:fldChar w:fldCharType="end"/>
      </w:r>
      <w:r>
        <w:t xml:space="preserve">: Statistics for 7 </w:t>
      </w:r>
      <w:r w:rsidR="00FD2C38">
        <w:t>logistic</w:t>
      </w:r>
      <w:r>
        <w:t xml:space="preserve"> regression models</w:t>
      </w:r>
      <w:bookmarkEnd w:id="291"/>
    </w:p>
    <w:tbl>
      <w:tblPr>
        <w:tblW w:w="10480" w:type="dxa"/>
        <w:tblInd w:w="-555" w:type="dxa"/>
        <w:tblLook w:val="04A0" w:firstRow="1" w:lastRow="0" w:firstColumn="1" w:lastColumn="0" w:noHBand="0" w:noVBand="1"/>
      </w:tblPr>
      <w:tblGrid>
        <w:gridCol w:w="1747"/>
        <w:gridCol w:w="1193"/>
        <w:gridCol w:w="1424"/>
        <w:gridCol w:w="1352"/>
        <w:gridCol w:w="1404"/>
        <w:gridCol w:w="1833"/>
        <w:gridCol w:w="1527"/>
      </w:tblGrid>
      <w:tr w:rsidR="00D55406" w:rsidRPr="00D55406" w14:paraId="19FB8D0C" w14:textId="77777777" w:rsidTr="00D55406">
        <w:trPr>
          <w:trHeight w:val="300"/>
        </w:trPr>
        <w:tc>
          <w:tcPr>
            <w:tcW w:w="10480" w:type="dxa"/>
            <w:gridSpan w:val="7"/>
            <w:tcBorders>
              <w:top w:val="single" w:sz="4" w:space="0" w:color="auto"/>
              <w:left w:val="nil"/>
              <w:bottom w:val="single" w:sz="4" w:space="0" w:color="auto"/>
              <w:right w:val="nil"/>
            </w:tcBorders>
            <w:shd w:val="clear" w:color="auto" w:fill="auto"/>
            <w:noWrap/>
            <w:vAlign w:val="bottom"/>
            <w:hideMark/>
          </w:tcPr>
          <w:p w14:paraId="6D16AD19" w14:textId="77777777" w:rsidR="00D55406" w:rsidRPr="00D55406" w:rsidRDefault="00D55406" w:rsidP="00D55406">
            <w:pPr>
              <w:spacing w:after="0" w:line="240" w:lineRule="auto"/>
              <w:jc w:val="center"/>
              <w:rPr>
                <w:rFonts w:ascii="Calibri" w:eastAsia="Times New Roman" w:hAnsi="Calibri" w:cs="Calibri"/>
                <w:b/>
                <w:color w:val="000000"/>
              </w:rPr>
            </w:pPr>
            <w:r w:rsidRPr="00D55406">
              <w:rPr>
                <w:rFonts w:ascii="Calibri" w:eastAsia="Times New Roman" w:hAnsi="Calibri" w:cs="Calibri"/>
                <w:b/>
                <w:color w:val="000000"/>
              </w:rPr>
              <w:t>Fitted Models</w:t>
            </w:r>
          </w:p>
        </w:tc>
      </w:tr>
      <w:tr w:rsidR="00D55406" w:rsidRPr="00D55406" w14:paraId="5AC52995" w14:textId="77777777" w:rsidTr="00D55406">
        <w:trPr>
          <w:trHeight w:val="300"/>
        </w:trPr>
        <w:tc>
          <w:tcPr>
            <w:tcW w:w="1747" w:type="dxa"/>
            <w:tcBorders>
              <w:top w:val="nil"/>
              <w:left w:val="nil"/>
              <w:bottom w:val="nil"/>
              <w:right w:val="nil"/>
            </w:tcBorders>
            <w:shd w:val="clear" w:color="auto" w:fill="auto"/>
            <w:noWrap/>
            <w:vAlign w:val="bottom"/>
            <w:hideMark/>
          </w:tcPr>
          <w:p w14:paraId="625ECDAA" w14:textId="77777777" w:rsidR="00D55406" w:rsidRPr="00D55406" w:rsidRDefault="00D55406" w:rsidP="00D55406">
            <w:pPr>
              <w:spacing w:after="0" w:line="240" w:lineRule="auto"/>
              <w:jc w:val="center"/>
              <w:rPr>
                <w:rFonts w:ascii="Calibri" w:eastAsia="Times New Roman" w:hAnsi="Calibri" w:cs="Calibri"/>
                <w:color w:val="000000"/>
              </w:rPr>
            </w:pPr>
          </w:p>
        </w:tc>
        <w:tc>
          <w:tcPr>
            <w:tcW w:w="1193" w:type="dxa"/>
            <w:tcBorders>
              <w:top w:val="nil"/>
              <w:left w:val="nil"/>
              <w:bottom w:val="single" w:sz="4" w:space="0" w:color="auto"/>
              <w:right w:val="nil"/>
            </w:tcBorders>
            <w:shd w:val="clear" w:color="auto" w:fill="auto"/>
            <w:noWrap/>
            <w:vAlign w:val="bottom"/>
            <w:hideMark/>
          </w:tcPr>
          <w:p w14:paraId="6A04D776" w14:textId="27EA1725" w:rsidR="00D55406" w:rsidRPr="00D55406" w:rsidRDefault="00F605BB" w:rsidP="00D55406">
            <w:pPr>
              <w:spacing w:after="0" w:line="240" w:lineRule="auto"/>
              <w:jc w:val="center"/>
              <w:rPr>
                <w:rFonts w:ascii="Calibri" w:eastAsia="Times New Roman" w:hAnsi="Calibri" w:cs="Calibri"/>
                <w:b/>
                <w:color w:val="000000"/>
              </w:rPr>
            </w:pPr>
            <w:r>
              <w:rPr>
                <w:rFonts w:ascii="Calibri" w:eastAsia="Times New Roman" w:hAnsi="Calibri" w:cs="Calibri"/>
                <w:b/>
                <w:color w:val="000000"/>
              </w:rPr>
              <w:t>Logistic</w:t>
            </w:r>
          </w:p>
        </w:tc>
        <w:tc>
          <w:tcPr>
            <w:tcW w:w="1424" w:type="dxa"/>
            <w:tcBorders>
              <w:top w:val="nil"/>
              <w:left w:val="nil"/>
              <w:bottom w:val="single" w:sz="4" w:space="0" w:color="auto"/>
              <w:right w:val="nil"/>
            </w:tcBorders>
            <w:shd w:val="clear" w:color="auto" w:fill="auto"/>
            <w:noWrap/>
            <w:vAlign w:val="bottom"/>
            <w:hideMark/>
          </w:tcPr>
          <w:p w14:paraId="56CAA880" w14:textId="77777777" w:rsidR="00D55406" w:rsidRPr="00D55406" w:rsidRDefault="00D55406" w:rsidP="00D55406">
            <w:pPr>
              <w:spacing w:after="0" w:line="240" w:lineRule="auto"/>
              <w:jc w:val="center"/>
              <w:rPr>
                <w:rFonts w:ascii="Calibri" w:eastAsia="Times New Roman" w:hAnsi="Calibri" w:cs="Calibri"/>
                <w:b/>
                <w:color w:val="000000"/>
              </w:rPr>
            </w:pPr>
            <w:r w:rsidRPr="00D55406">
              <w:rPr>
                <w:rFonts w:ascii="Calibri" w:eastAsia="Times New Roman" w:hAnsi="Calibri" w:cs="Calibri"/>
                <w:b/>
                <w:color w:val="000000"/>
              </w:rPr>
              <w:t>Ridge Min</w:t>
            </w:r>
          </w:p>
        </w:tc>
        <w:tc>
          <w:tcPr>
            <w:tcW w:w="1352" w:type="dxa"/>
            <w:tcBorders>
              <w:top w:val="nil"/>
              <w:left w:val="nil"/>
              <w:bottom w:val="single" w:sz="4" w:space="0" w:color="auto"/>
              <w:right w:val="nil"/>
            </w:tcBorders>
            <w:shd w:val="clear" w:color="auto" w:fill="auto"/>
            <w:noWrap/>
            <w:vAlign w:val="bottom"/>
            <w:hideMark/>
          </w:tcPr>
          <w:p w14:paraId="37AF2026" w14:textId="77777777" w:rsidR="00D55406" w:rsidRPr="00D55406" w:rsidRDefault="00D55406" w:rsidP="00D55406">
            <w:pPr>
              <w:spacing w:after="0" w:line="240" w:lineRule="auto"/>
              <w:jc w:val="center"/>
              <w:rPr>
                <w:rFonts w:ascii="Calibri" w:eastAsia="Times New Roman" w:hAnsi="Calibri" w:cs="Calibri"/>
                <w:b/>
                <w:color w:val="000000"/>
              </w:rPr>
            </w:pPr>
            <w:r w:rsidRPr="00D55406">
              <w:rPr>
                <w:rFonts w:ascii="Calibri" w:eastAsia="Times New Roman" w:hAnsi="Calibri" w:cs="Calibri"/>
                <w:b/>
                <w:color w:val="000000"/>
              </w:rPr>
              <w:t>Ridge 1se</w:t>
            </w:r>
          </w:p>
        </w:tc>
        <w:tc>
          <w:tcPr>
            <w:tcW w:w="1404" w:type="dxa"/>
            <w:tcBorders>
              <w:top w:val="nil"/>
              <w:left w:val="nil"/>
              <w:bottom w:val="single" w:sz="4" w:space="0" w:color="auto"/>
              <w:right w:val="nil"/>
            </w:tcBorders>
            <w:shd w:val="clear" w:color="auto" w:fill="auto"/>
            <w:noWrap/>
            <w:vAlign w:val="bottom"/>
            <w:hideMark/>
          </w:tcPr>
          <w:p w14:paraId="54712FFD" w14:textId="77777777" w:rsidR="00D55406" w:rsidRPr="00D55406" w:rsidRDefault="00D55406" w:rsidP="00D55406">
            <w:pPr>
              <w:spacing w:after="0" w:line="240" w:lineRule="auto"/>
              <w:jc w:val="center"/>
              <w:rPr>
                <w:rFonts w:ascii="Calibri" w:eastAsia="Times New Roman" w:hAnsi="Calibri" w:cs="Calibri"/>
                <w:b/>
                <w:color w:val="000000"/>
              </w:rPr>
            </w:pPr>
            <w:r w:rsidRPr="00D55406">
              <w:rPr>
                <w:rFonts w:ascii="Calibri" w:eastAsia="Times New Roman" w:hAnsi="Calibri" w:cs="Calibri"/>
                <w:b/>
                <w:color w:val="000000"/>
              </w:rPr>
              <w:t>Lasso Min</w:t>
            </w:r>
          </w:p>
        </w:tc>
        <w:tc>
          <w:tcPr>
            <w:tcW w:w="1833" w:type="dxa"/>
            <w:tcBorders>
              <w:top w:val="nil"/>
              <w:left w:val="nil"/>
              <w:bottom w:val="single" w:sz="4" w:space="0" w:color="auto"/>
              <w:right w:val="nil"/>
            </w:tcBorders>
            <w:shd w:val="clear" w:color="auto" w:fill="auto"/>
            <w:noWrap/>
            <w:vAlign w:val="bottom"/>
            <w:hideMark/>
          </w:tcPr>
          <w:p w14:paraId="154AE31E" w14:textId="77777777" w:rsidR="00D55406" w:rsidRPr="00D55406" w:rsidRDefault="00D55406" w:rsidP="00D55406">
            <w:pPr>
              <w:spacing w:after="0" w:line="240" w:lineRule="auto"/>
              <w:jc w:val="center"/>
              <w:rPr>
                <w:rFonts w:ascii="Calibri" w:eastAsia="Times New Roman" w:hAnsi="Calibri" w:cs="Calibri"/>
                <w:b/>
                <w:color w:val="000000"/>
              </w:rPr>
            </w:pPr>
            <w:r w:rsidRPr="00D55406">
              <w:rPr>
                <w:rFonts w:ascii="Calibri" w:eastAsia="Times New Roman" w:hAnsi="Calibri" w:cs="Calibri"/>
                <w:b/>
                <w:color w:val="000000"/>
              </w:rPr>
              <w:t>Lasso 1se</w:t>
            </w:r>
          </w:p>
        </w:tc>
        <w:tc>
          <w:tcPr>
            <w:tcW w:w="1527" w:type="dxa"/>
            <w:tcBorders>
              <w:top w:val="nil"/>
              <w:left w:val="nil"/>
              <w:bottom w:val="single" w:sz="4" w:space="0" w:color="auto"/>
              <w:right w:val="nil"/>
            </w:tcBorders>
            <w:shd w:val="clear" w:color="auto" w:fill="auto"/>
            <w:noWrap/>
            <w:vAlign w:val="bottom"/>
            <w:hideMark/>
          </w:tcPr>
          <w:p w14:paraId="74F7A015" w14:textId="77777777" w:rsidR="00D55406" w:rsidRPr="00D55406" w:rsidRDefault="00D55406" w:rsidP="00D55406">
            <w:pPr>
              <w:spacing w:after="0" w:line="240" w:lineRule="auto"/>
              <w:jc w:val="center"/>
              <w:rPr>
                <w:rFonts w:ascii="Calibri" w:eastAsia="Times New Roman" w:hAnsi="Calibri" w:cs="Calibri"/>
                <w:b/>
                <w:color w:val="000000"/>
              </w:rPr>
            </w:pPr>
            <w:r w:rsidRPr="00D55406">
              <w:rPr>
                <w:rFonts w:ascii="Calibri" w:eastAsia="Times New Roman" w:hAnsi="Calibri" w:cs="Calibri"/>
                <w:b/>
                <w:color w:val="000000"/>
              </w:rPr>
              <w:t>Elastic Min</w:t>
            </w:r>
          </w:p>
        </w:tc>
      </w:tr>
      <w:tr w:rsidR="00D55406" w:rsidRPr="00D55406" w14:paraId="2CABC157" w14:textId="77777777" w:rsidTr="00D55406">
        <w:trPr>
          <w:trHeight w:val="300"/>
        </w:trPr>
        <w:tc>
          <w:tcPr>
            <w:tcW w:w="1747" w:type="dxa"/>
            <w:tcBorders>
              <w:top w:val="nil"/>
              <w:left w:val="nil"/>
              <w:bottom w:val="nil"/>
              <w:right w:val="nil"/>
            </w:tcBorders>
            <w:shd w:val="clear" w:color="auto" w:fill="auto"/>
            <w:noWrap/>
            <w:vAlign w:val="bottom"/>
            <w:hideMark/>
          </w:tcPr>
          <w:p w14:paraId="58D91EF5"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Min Lambda</w:t>
            </w:r>
          </w:p>
        </w:tc>
        <w:tc>
          <w:tcPr>
            <w:tcW w:w="1193" w:type="dxa"/>
            <w:tcBorders>
              <w:top w:val="nil"/>
              <w:left w:val="nil"/>
              <w:bottom w:val="nil"/>
              <w:right w:val="nil"/>
            </w:tcBorders>
            <w:shd w:val="clear" w:color="auto" w:fill="auto"/>
            <w:noWrap/>
            <w:vAlign w:val="bottom"/>
            <w:hideMark/>
          </w:tcPr>
          <w:p w14:paraId="1C857113"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c>
          <w:tcPr>
            <w:tcW w:w="1424" w:type="dxa"/>
            <w:tcBorders>
              <w:top w:val="nil"/>
              <w:left w:val="nil"/>
              <w:bottom w:val="nil"/>
              <w:right w:val="nil"/>
            </w:tcBorders>
            <w:shd w:val="clear" w:color="auto" w:fill="auto"/>
            <w:noWrap/>
            <w:vAlign w:val="bottom"/>
            <w:hideMark/>
          </w:tcPr>
          <w:p w14:paraId="464FB819"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0.0138</w:t>
            </w:r>
          </w:p>
        </w:tc>
        <w:tc>
          <w:tcPr>
            <w:tcW w:w="1352" w:type="dxa"/>
            <w:tcBorders>
              <w:top w:val="nil"/>
              <w:left w:val="nil"/>
              <w:bottom w:val="nil"/>
              <w:right w:val="nil"/>
            </w:tcBorders>
            <w:shd w:val="clear" w:color="auto" w:fill="auto"/>
            <w:noWrap/>
            <w:vAlign w:val="bottom"/>
            <w:hideMark/>
          </w:tcPr>
          <w:p w14:paraId="7B567AE2"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c>
          <w:tcPr>
            <w:tcW w:w="1404" w:type="dxa"/>
            <w:tcBorders>
              <w:top w:val="nil"/>
              <w:left w:val="nil"/>
              <w:bottom w:val="nil"/>
              <w:right w:val="nil"/>
            </w:tcBorders>
            <w:shd w:val="clear" w:color="auto" w:fill="auto"/>
            <w:noWrap/>
            <w:vAlign w:val="bottom"/>
            <w:hideMark/>
          </w:tcPr>
          <w:p w14:paraId="3FB52E35"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5E-05</w:t>
            </w:r>
          </w:p>
        </w:tc>
        <w:tc>
          <w:tcPr>
            <w:tcW w:w="1833" w:type="dxa"/>
            <w:tcBorders>
              <w:top w:val="nil"/>
              <w:left w:val="nil"/>
              <w:bottom w:val="nil"/>
              <w:right w:val="nil"/>
            </w:tcBorders>
            <w:shd w:val="clear" w:color="auto" w:fill="auto"/>
            <w:noWrap/>
            <w:vAlign w:val="bottom"/>
            <w:hideMark/>
          </w:tcPr>
          <w:p w14:paraId="24BA75B5"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c>
          <w:tcPr>
            <w:tcW w:w="1527" w:type="dxa"/>
            <w:tcBorders>
              <w:top w:val="nil"/>
              <w:left w:val="nil"/>
              <w:bottom w:val="nil"/>
              <w:right w:val="nil"/>
            </w:tcBorders>
            <w:shd w:val="clear" w:color="auto" w:fill="auto"/>
            <w:noWrap/>
            <w:vAlign w:val="bottom"/>
            <w:hideMark/>
          </w:tcPr>
          <w:p w14:paraId="20425B0D"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0.0029</w:t>
            </w:r>
          </w:p>
        </w:tc>
      </w:tr>
      <w:tr w:rsidR="00D55406" w:rsidRPr="00D55406" w14:paraId="7D6F2CBE" w14:textId="77777777" w:rsidTr="00D55406">
        <w:trPr>
          <w:trHeight w:val="300"/>
        </w:trPr>
        <w:tc>
          <w:tcPr>
            <w:tcW w:w="1747" w:type="dxa"/>
            <w:tcBorders>
              <w:top w:val="nil"/>
              <w:left w:val="nil"/>
              <w:bottom w:val="nil"/>
              <w:right w:val="nil"/>
            </w:tcBorders>
            <w:shd w:val="clear" w:color="auto" w:fill="auto"/>
            <w:noWrap/>
            <w:vAlign w:val="bottom"/>
            <w:hideMark/>
          </w:tcPr>
          <w:p w14:paraId="5424E23F"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1se Lambda</w:t>
            </w:r>
          </w:p>
        </w:tc>
        <w:tc>
          <w:tcPr>
            <w:tcW w:w="1193" w:type="dxa"/>
            <w:tcBorders>
              <w:top w:val="nil"/>
              <w:left w:val="nil"/>
              <w:bottom w:val="nil"/>
              <w:right w:val="nil"/>
            </w:tcBorders>
            <w:shd w:val="clear" w:color="auto" w:fill="auto"/>
            <w:noWrap/>
            <w:vAlign w:val="bottom"/>
            <w:hideMark/>
          </w:tcPr>
          <w:p w14:paraId="26087B35"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c>
          <w:tcPr>
            <w:tcW w:w="1424" w:type="dxa"/>
            <w:tcBorders>
              <w:top w:val="nil"/>
              <w:left w:val="nil"/>
              <w:bottom w:val="nil"/>
              <w:right w:val="nil"/>
            </w:tcBorders>
            <w:shd w:val="clear" w:color="auto" w:fill="auto"/>
            <w:noWrap/>
            <w:vAlign w:val="bottom"/>
            <w:hideMark/>
          </w:tcPr>
          <w:p w14:paraId="2E6B5E72"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c>
          <w:tcPr>
            <w:tcW w:w="1352" w:type="dxa"/>
            <w:tcBorders>
              <w:top w:val="nil"/>
              <w:left w:val="nil"/>
              <w:bottom w:val="nil"/>
              <w:right w:val="nil"/>
            </w:tcBorders>
            <w:shd w:val="clear" w:color="auto" w:fill="auto"/>
            <w:noWrap/>
            <w:vAlign w:val="bottom"/>
            <w:hideMark/>
          </w:tcPr>
          <w:p w14:paraId="68130C1C"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0.0290</w:t>
            </w:r>
          </w:p>
        </w:tc>
        <w:tc>
          <w:tcPr>
            <w:tcW w:w="1404" w:type="dxa"/>
            <w:tcBorders>
              <w:top w:val="nil"/>
              <w:left w:val="nil"/>
              <w:bottom w:val="nil"/>
              <w:right w:val="nil"/>
            </w:tcBorders>
            <w:shd w:val="clear" w:color="auto" w:fill="auto"/>
            <w:noWrap/>
            <w:vAlign w:val="bottom"/>
            <w:hideMark/>
          </w:tcPr>
          <w:p w14:paraId="3DC48010"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c>
          <w:tcPr>
            <w:tcW w:w="1833" w:type="dxa"/>
            <w:tcBorders>
              <w:top w:val="nil"/>
              <w:left w:val="nil"/>
              <w:bottom w:val="nil"/>
              <w:right w:val="nil"/>
            </w:tcBorders>
            <w:shd w:val="clear" w:color="auto" w:fill="auto"/>
            <w:noWrap/>
            <w:vAlign w:val="bottom"/>
            <w:hideMark/>
          </w:tcPr>
          <w:p w14:paraId="3671C340"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0.006393292</w:t>
            </w:r>
          </w:p>
        </w:tc>
        <w:tc>
          <w:tcPr>
            <w:tcW w:w="1527" w:type="dxa"/>
            <w:tcBorders>
              <w:top w:val="nil"/>
              <w:left w:val="nil"/>
              <w:bottom w:val="nil"/>
              <w:right w:val="nil"/>
            </w:tcBorders>
            <w:shd w:val="clear" w:color="auto" w:fill="auto"/>
            <w:noWrap/>
            <w:vAlign w:val="bottom"/>
            <w:hideMark/>
          </w:tcPr>
          <w:p w14:paraId="455C3522"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NA</w:t>
            </w:r>
          </w:p>
        </w:tc>
      </w:tr>
      <w:tr w:rsidR="00D55406" w:rsidRPr="00D55406" w14:paraId="2FFF1BA1" w14:textId="77777777" w:rsidTr="00D55406">
        <w:trPr>
          <w:trHeight w:val="300"/>
        </w:trPr>
        <w:tc>
          <w:tcPr>
            <w:tcW w:w="1747" w:type="dxa"/>
            <w:tcBorders>
              <w:top w:val="nil"/>
              <w:left w:val="nil"/>
              <w:bottom w:val="nil"/>
              <w:right w:val="nil"/>
            </w:tcBorders>
            <w:shd w:val="clear" w:color="auto" w:fill="auto"/>
            <w:noWrap/>
            <w:vAlign w:val="bottom"/>
            <w:hideMark/>
          </w:tcPr>
          <w:p w14:paraId="2D147B99"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Accuracy</w:t>
            </w:r>
          </w:p>
        </w:tc>
        <w:tc>
          <w:tcPr>
            <w:tcW w:w="1193" w:type="dxa"/>
            <w:tcBorders>
              <w:top w:val="nil"/>
              <w:left w:val="nil"/>
              <w:bottom w:val="nil"/>
              <w:right w:val="nil"/>
            </w:tcBorders>
            <w:shd w:val="clear" w:color="auto" w:fill="auto"/>
            <w:noWrap/>
            <w:vAlign w:val="bottom"/>
            <w:hideMark/>
          </w:tcPr>
          <w:p w14:paraId="05D658C1"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0.8138</w:t>
            </w:r>
          </w:p>
        </w:tc>
        <w:tc>
          <w:tcPr>
            <w:tcW w:w="1424" w:type="dxa"/>
            <w:tcBorders>
              <w:top w:val="nil"/>
              <w:left w:val="nil"/>
              <w:bottom w:val="nil"/>
              <w:right w:val="nil"/>
            </w:tcBorders>
            <w:shd w:val="clear" w:color="auto" w:fill="auto"/>
            <w:noWrap/>
            <w:vAlign w:val="bottom"/>
            <w:hideMark/>
          </w:tcPr>
          <w:p w14:paraId="0B17921F"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0.7907</w:t>
            </w:r>
          </w:p>
        </w:tc>
        <w:tc>
          <w:tcPr>
            <w:tcW w:w="1352" w:type="dxa"/>
            <w:tcBorders>
              <w:top w:val="nil"/>
              <w:left w:val="nil"/>
              <w:bottom w:val="nil"/>
              <w:right w:val="nil"/>
            </w:tcBorders>
            <w:shd w:val="clear" w:color="auto" w:fill="auto"/>
            <w:noWrap/>
            <w:vAlign w:val="bottom"/>
            <w:hideMark/>
          </w:tcPr>
          <w:p w14:paraId="224D76F8"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0.7889</w:t>
            </w:r>
          </w:p>
        </w:tc>
        <w:tc>
          <w:tcPr>
            <w:tcW w:w="1404" w:type="dxa"/>
            <w:tcBorders>
              <w:top w:val="nil"/>
              <w:left w:val="nil"/>
              <w:bottom w:val="nil"/>
              <w:right w:val="nil"/>
            </w:tcBorders>
            <w:shd w:val="clear" w:color="auto" w:fill="auto"/>
            <w:noWrap/>
            <w:vAlign w:val="bottom"/>
            <w:hideMark/>
          </w:tcPr>
          <w:p w14:paraId="10D9DB6B"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0.7933</w:t>
            </w:r>
          </w:p>
        </w:tc>
        <w:tc>
          <w:tcPr>
            <w:tcW w:w="1833" w:type="dxa"/>
            <w:tcBorders>
              <w:top w:val="nil"/>
              <w:left w:val="nil"/>
              <w:bottom w:val="nil"/>
              <w:right w:val="nil"/>
            </w:tcBorders>
            <w:shd w:val="clear" w:color="auto" w:fill="auto"/>
            <w:noWrap/>
            <w:vAlign w:val="bottom"/>
            <w:hideMark/>
          </w:tcPr>
          <w:p w14:paraId="10C34AC0"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0.7887</w:t>
            </w:r>
          </w:p>
        </w:tc>
        <w:tc>
          <w:tcPr>
            <w:tcW w:w="1527" w:type="dxa"/>
            <w:tcBorders>
              <w:top w:val="nil"/>
              <w:left w:val="nil"/>
              <w:bottom w:val="nil"/>
              <w:right w:val="nil"/>
            </w:tcBorders>
            <w:shd w:val="clear" w:color="auto" w:fill="auto"/>
            <w:noWrap/>
            <w:vAlign w:val="bottom"/>
            <w:hideMark/>
          </w:tcPr>
          <w:p w14:paraId="2F17680A"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0.7917</w:t>
            </w:r>
          </w:p>
        </w:tc>
      </w:tr>
      <w:tr w:rsidR="00D55406" w:rsidRPr="00D55406" w14:paraId="3F7FE571" w14:textId="77777777" w:rsidTr="00D55406">
        <w:trPr>
          <w:trHeight w:val="300"/>
        </w:trPr>
        <w:tc>
          <w:tcPr>
            <w:tcW w:w="1747" w:type="dxa"/>
            <w:tcBorders>
              <w:top w:val="nil"/>
              <w:left w:val="nil"/>
              <w:bottom w:val="nil"/>
              <w:right w:val="nil"/>
            </w:tcBorders>
            <w:shd w:val="clear" w:color="auto" w:fill="auto"/>
            <w:noWrap/>
            <w:vAlign w:val="bottom"/>
            <w:hideMark/>
          </w:tcPr>
          <w:p w14:paraId="68D3BAB7"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Sensitivity</w:t>
            </w:r>
          </w:p>
        </w:tc>
        <w:tc>
          <w:tcPr>
            <w:tcW w:w="1193" w:type="dxa"/>
            <w:tcBorders>
              <w:top w:val="nil"/>
              <w:left w:val="nil"/>
              <w:bottom w:val="nil"/>
              <w:right w:val="nil"/>
            </w:tcBorders>
            <w:shd w:val="clear" w:color="auto" w:fill="auto"/>
            <w:noWrap/>
            <w:vAlign w:val="bottom"/>
            <w:hideMark/>
          </w:tcPr>
          <w:p w14:paraId="1DAEE669"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0.8237</w:t>
            </w:r>
          </w:p>
        </w:tc>
        <w:tc>
          <w:tcPr>
            <w:tcW w:w="1424" w:type="dxa"/>
            <w:tcBorders>
              <w:top w:val="nil"/>
              <w:left w:val="nil"/>
              <w:bottom w:val="nil"/>
              <w:right w:val="nil"/>
            </w:tcBorders>
            <w:shd w:val="clear" w:color="auto" w:fill="auto"/>
            <w:noWrap/>
            <w:vAlign w:val="bottom"/>
            <w:hideMark/>
          </w:tcPr>
          <w:p w14:paraId="59C9FB25"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0.9913</w:t>
            </w:r>
          </w:p>
        </w:tc>
        <w:tc>
          <w:tcPr>
            <w:tcW w:w="1352" w:type="dxa"/>
            <w:tcBorders>
              <w:top w:val="nil"/>
              <w:left w:val="nil"/>
              <w:bottom w:val="nil"/>
              <w:right w:val="nil"/>
            </w:tcBorders>
            <w:shd w:val="clear" w:color="auto" w:fill="auto"/>
            <w:noWrap/>
            <w:vAlign w:val="bottom"/>
            <w:hideMark/>
          </w:tcPr>
          <w:p w14:paraId="34B4B2B4"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0.9932</w:t>
            </w:r>
          </w:p>
        </w:tc>
        <w:tc>
          <w:tcPr>
            <w:tcW w:w="1404" w:type="dxa"/>
            <w:tcBorders>
              <w:top w:val="nil"/>
              <w:left w:val="nil"/>
              <w:bottom w:val="nil"/>
              <w:right w:val="nil"/>
            </w:tcBorders>
            <w:shd w:val="clear" w:color="auto" w:fill="auto"/>
            <w:noWrap/>
            <w:vAlign w:val="bottom"/>
            <w:hideMark/>
          </w:tcPr>
          <w:p w14:paraId="13386B53"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0.9898</w:t>
            </w:r>
          </w:p>
        </w:tc>
        <w:tc>
          <w:tcPr>
            <w:tcW w:w="1833" w:type="dxa"/>
            <w:tcBorders>
              <w:top w:val="nil"/>
              <w:left w:val="nil"/>
              <w:bottom w:val="nil"/>
              <w:right w:val="nil"/>
            </w:tcBorders>
            <w:shd w:val="clear" w:color="auto" w:fill="auto"/>
            <w:noWrap/>
            <w:vAlign w:val="bottom"/>
            <w:hideMark/>
          </w:tcPr>
          <w:p w14:paraId="767A1103"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0.9930</w:t>
            </w:r>
          </w:p>
        </w:tc>
        <w:tc>
          <w:tcPr>
            <w:tcW w:w="1527" w:type="dxa"/>
            <w:tcBorders>
              <w:top w:val="nil"/>
              <w:left w:val="nil"/>
              <w:bottom w:val="nil"/>
              <w:right w:val="nil"/>
            </w:tcBorders>
            <w:shd w:val="clear" w:color="auto" w:fill="auto"/>
            <w:noWrap/>
            <w:vAlign w:val="bottom"/>
            <w:hideMark/>
          </w:tcPr>
          <w:p w14:paraId="43EB9354"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0.9905</w:t>
            </w:r>
          </w:p>
        </w:tc>
      </w:tr>
      <w:tr w:rsidR="00D55406" w:rsidRPr="00D55406" w14:paraId="7785ECE5" w14:textId="77777777" w:rsidTr="00D55406">
        <w:trPr>
          <w:trHeight w:val="300"/>
        </w:trPr>
        <w:tc>
          <w:tcPr>
            <w:tcW w:w="1747" w:type="dxa"/>
            <w:tcBorders>
              <w:top w:val="nil"/>
              <w:left w:val="nil"/>
              <w:bottom w:val="nil"/>
              <w:right w:val="nil"/>
            </w:tcBorders>
            <w:shd w:val="clear" w:color="auto" w:fill="auto"/>
            <w:noWrap/>
            <w:vAlign w:val="bottom"/>
            <w:hideMark/>
          </w:tcPr>
          <w:p w14:paraId="2891F76B"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Specificity</w:t>
            </w:r>
          </w:p>
        </w:tc>
        <w:tc>
          <w:tcPr>
            <w:tcW w:w="1193" w:type="dxa"/>
            <w:tcBorders>
              <w:top w:val="nil"/>
              <w:left w:val="nil"/>
              <w:bottom w:val="nil"/>
              <w:right w:val="nil"/>
            </w:tcBorders>
            <w:shd w:val="clear" w:color="auto" w:fill="auto"/>
            <w:noWrap/>
            <w:vAlign w:val="bottom"/>
            <w:hideMark/>
          </w:tcPr>
          <w:p w14:paraId="02CD95C6"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0.6976</w:t>
            </w:r>
          </w:p>
        </w:tc>
        <w:tc>
          <w:tcPr>
            <w:tcW w:w="1424" w:type="dxa"/>
            <w:tcBorders>
              <w:top w:val="nil"/>
              <w:left w:val="nil"/>
              <w:bottom w:val="nil"/>
              <w:right w:val="nil"/>
            </w:tcBorders>
            <w:shd w:val="clear" w:color="auto" w:fill="auto"/>
            <w:noWrap/>
            <w:vAlign w:val="bottom"/>
            <w:hideMark/>
          </w:tcPr>
          <w:p w14:paraId="23F76E80"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0.0685</w:t>
            </w:r>
          </w:p>
        </w:tc>
        <w:tc>
          <w:tcPr>
            <w:tcW w:w="1352" w:type="dxa"/>
            <w:tcBorders>
              <w:top w:val="nil"/>
              <w:left w:val="nil"/>
              <w:bottom w:val="nil"/>
              <w:right w:val="nil"/>
            </w:tcBorders>
            <w:shd w:val="clear" w:color="auto" w:fill="auto"/>
            <w:noWrap/>
            <w:vAlign w:val="bottom"/>
            <w:hideMark/>
          </w:tcPr>
          <w:p w14:paraId="6656E65D"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0.0537</w:t>
            </w:r>
          </w:p>
        </w:tc>
        <w:tc>
          <w:tcPr>
            <w:tcW w:w="1404" w:type="dxa"/>
            <w:tcBorders>
              <w:top w:val="nil"/>
              <w:left w:val="nil"/>
              <w:bottom w:val="nil"/>
              <w:right w:val="nil"/>
            </w:tcBorders>
            <w:shd w:val="clear" w:color="auto" w:fill="auto"/>
            <w:noWrap/>
            <w:vAlign w:val="bottom"/>
            <w:hideMark/>
          </w:tcPr>
          <w:p w14:paraId="2ED061AA"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0.0864</w:t>
            </w:r>
          </w:p>
        </w:tc>
        <w:tc>
          <w:tcPr>
            <w:tcW w:w="1833" w:type="dxa"/>
            <w:tcBorders>
              <w:top w:val="nil"/>
              <w:left w:val="nil"/>
              <w:bottom w:val="nil"/>
              <w:right w:val="nil"/>
            </w:tcBorders>
            <w:shd w:val="clear" w:color="auto" w:fill="auto"/>
            <w:noWrap/>
            <w:vAlign w:val="bottom"/>
            <w:hideMark/>
          </w:tcPr>
          <w:p w14:paraId="0B3F9579"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0.0531</w:t>
            </w:r>
          </w:p>
        </w:tc>
        <w:tc>
          <w:tcPr>
            <w:tcW w:w="1527" w:type="dxa"/>
            <w:tcBorders>
              <w:top w:val="nil"/>
              <w:left w:val="nil"/>
              <w:bottom w:val="nil"/>
              <w:right w:val="nil"/>
            </w:tcBorders>
            <w:shd w:val="clear" w:color="auto" w:fill="auto"/>
            <w:noWrap/>
            <w:vAlign w:val="bottom"/>
            <w:hideMark/>
          </w:tcPr>
          <w:p w14:paraId="2155E6DA"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0.0761</w:t>
            </w:r>
          </w:p>
        </w:tc>
      </w:tr>
      <w:tr w:rsidR="00D55406" w:rsidRPr="00D55406" w14:paraId="7C397E58" w14:textId="77777777" w:rsidTr="00D55406">
        <w:trPr>
          <w:trHeight w:val="300"/>
        </w:trPr>
        <w:tc>
          <w:tcPr>
            <w:tcW w:w="1747" w:type="dxa"/>
            <w:tcBorders>
              <w:top w:val="nil"/>
              <w:left w:val="nil"/>
              <w:bottom w:val="nil"/>
              <w:right w:val="nil"/>
            </w:tcBorders>
            <w:shd w:val="clear" w:color="auto" w:fill="auto"/>
            <w:noWrap/>
            <w:vAlign w:val="bottom"/>
            <w:hideMark/>
          </w:tcPr>
          <w:p w14:paraId="67DDF3C4"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Kappa</w:t>
            </w:r>
          </w:p>
        </w:tc>
        <w:tc>
          <w:tcPr>
            <w:tcW w:w="1193" w:type="dxa"/>
            <w:tcBorders>
              <w:top w:val="nil"/>
              <w:left w:val="nil"/>
              <w:bottom w:val="nil"/>
              <w:right w:val="nil"/>
            </w:tcBorders>
            <w:shd w:val="clear" w:color="auto" w:fill="auto"/>
            <w:noWrap/>
            <w:vAlign w:val="bottom"/>
            <w:hideMark/>
          </w:tcPr>
          <w:p w14:paraId="48DD99AB"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0.2895</w:t>
            </w:r>
          </w:p>
        </w:tc>
        <w:tc>
          <w:tcPr>
            <w:tcW w:w="1424" w:type="dxa"/>
            <w:tcBorders>
              <w:top w:val="nil"/>
              <w:left w:val="nil"/>
              <w:bottom w:val="nil"/>
              <w:right w:val="nil"/>
            </w:tcBorders>
            <w:shd w:val="clear" w:color="auto" w:fill="auto"/>
            <w:noWrap/>
            <w:vAlign w:val="bottom"/>
            <w:hideMark/>
          </w:tcPr>
          <w:p w14:paraId="785D0B6F"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0.0886</w:t>
            </w:r>
          </w:p>
        </w:tc>
        <w:tc>
          <w:tcPr>
            <w:tcW w:w="1352" w:type="dxa"/>
            <w:tcBorders>
              <w:top w:val="nil"/>
              <w:left w:val="nil"/>
              <w:bottom w:val="nil"/>
              <w:right w:val="nil"/>
            </w:tcBorders>
            <w:shd w:val="clear" w:color="auto" w:fill="auto"/>
            <w:noWrap/>
            <w:vAlign w:val="bottom"/>
            <w:hideMark/>
          </w:tcPr>
          <w:p w14:paraId="248CAB1F"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0.0702</w:t>
            </w:r>
          </w:p>
        </w:tc>
        <w:tc>
          <w:tcPr>
            <w:tcW w:w="1404" w:type="dxa"/>
            <w:tcBorders>
              <w:top w:val="nil"/>
              <w:left w:val="nil"/>
              <w:bottom w:val="nil"/>
              <w:right w:val="nil"/>
            </w:tcBorders>
            <w:shd w:val="clear" w:color="auto" w:fill="auto"/>
            <w:noWrap/>
            <w:vAlign w:val="bottom"/>
            <w:hideMark/>
          </w:tcPr>
          <w:p w14:paraId="438D793C"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0.1114</w:t>
            </w:r>
          </w:p>
        </w:tc>
        <w:tc>
          <w:tcPr>
            <w:tcW w:w="1833" w:type="dxa"/>
            <w:tcBorders>
              <w:top w:val="nil"/>
              <w:left w:val="nil"/>
              <w:bottom w:val="nil"/>
              <w:right w:val="nil"/>
            </w:tcBorders>
            <w:shd w:val="clear" w:color="auto" w:fill="auto"/>
            <w:noWrap/>
            <w:vAlign w:val="bottom"/>
            <w:hideMark/>
          </w:tcPr>
          <w:p w14:paraId="2570DCBF"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0.0692</w:t>
            </w:r>
          </w:p>
        </w:tc>
        <w:tc>
          <w:tcPr>
            <w:tcW w:w="1527" w:type="dxa"/>
            <w:tcBorders>
              <w:top w:val="nil"/>
              <w:left w:val="nil"/>
              <w:bottom w:val="nil"/>
              <w:right w:val="nil"/>
            </w:tcBorders>
            <w:shd w:val="clear" w:color="auto" w:fill="auto"/>
            <w:noWrap/>
            <w:vAlign w:val="bottom"/>
            <w:hideMark/>
          </w:tcPr>
          <w:p w14:paraId="75D15F14"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0.0982</w:t>
            </w:r>
          </w:p>
        </w:tc>
      </w:tr>
      <w:tr w:rsidR="00D55406" w:rsidRPr="00D55406" w14:paraId="3722732B" w14:textId="77777777" w:rsidTr="00D55406">
        <w:trPr>
          <w:trHeight w:val="300"/>
        </w:trPr>
        <w:tc>
          <w:tcPr>
            <w:tcW w:w="1747" w:type="dxa"/>
            <w:tcBorders>
              <w:top w:val="nil"/>
              <w:left w:val="nil"/>
              <w:bottom w:val="single" w:sz="4" w:space="0" w:color="auto"/>
              <w:right w:val="nil"/>
            </w:tcBorders>
            <w:shd w:val="clear" w:color="auto" w:fill="auto"/>
            <w:noWrap/>
            <w:vAlign w:val="bottom"/>
            <w:hideMark/>
          </w:tcPr>
          <w:p w14:paraId="44B0EE61" w14:textId="77777777" w:rsidR="00D55406" w:rsidRPr="00D55406" w:rsidRDefault="00D55406" w:rsidP="00D55406">
            <w:pPr>
              <w:spacing w:after="0" w:line="240" w:lineRule="auto"/>
              <w:rPr>
                <w:rFonts w:ascii="Calibri" w:eastAsia="Times New Roman" w:hAnsi="Calibri" w:cs="Calibri"/>
                <w:color w:val="000000"/>
              </w:rPr>
            </w:pPr>
            <w:r w:rsidRPr="00D55406">
              <w:rPr>
                <w:rFonts w:ascii="Calibri" w:eastAsia="Times New Roman" w:hAnsi="Calibri" w:cs="Calibri"/>
                <w:color w:val="000000"/>
              </w:rPr>
              <w:t>AUC</w:t>
            </w:r>
          </w:p>
        </w:tc>
        <w:tc>
          <w:tcPr>
            <w:tcW w:w="1193" w:type="dxa"/>
            <w:tcBorders>
              <w:top w:val="nil"/>
              <w:left w:val="nil"/>
              <w:bottom w:val="single" w:sz="4" w:space="0" w:color="auto"/>
              <w:right w:val="nil"/>
            </w:tcBorders>
            <w:shd w:val="clear" w:color="auto" w:fill="auto"/>
            <w:noWrap/>
            <w:vAlign w:val="bottom"/>
            <w:hideMark/>
          </w:tcPr>
          <w:p w14:paraId="52B5D52E"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0.7127</w:t>
            </w:r>
          </w:p>
        </w:tc>
        <w:tc>
          <w:tcPr>
            <w:tcW w:w="1424" w:type="dxa"/>
            <w:tcBorders>
              <w:top w:val="nil"/>
              <w:left w:val="nil"/>
              <w:bottom w:val="single" w:sz="4" w:space="0" w:color="auto"/>
              <w:right w:val="nil"/>
            </w:tcBorders>
            <w:shd w:val="clear" w:color="auto" w:fill="auto"/>
            <w:noWrap/>
            <w:vAlign w:val="bottom"/>
            <w:hideMark/>
          </w:tcPr>
          <w:p w14:paraId="24C02CAA"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0.7125</w:t>
            </w:r>
          </w:p>
        </w:tc>
        <w:tc>
          <w:tcPr>
            <w:tcW w:w="1352" w:type="dxa"/>
            <w:tcBorders>
              <w:top w:val="nil"/>
              <w:left w:val="nil"/>
              <w:bottom w:val="single" w:sz="4" w:space="0" w:color="auto"/>
              <w:right w:val="nil"/>
            </w:tcBorders>
            <w:shd w:val="clear" w:color="auto" w:fill="auto"/>
            <w:noWrap/>
            <w:vAlign w:val="bottom"/>
            <w:hideMark/>
          </w:tcPr>
          <w:p w14:paraId="7B7E3F42"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0.7109</w:t>
            </w:r>
          </w:p>
        </w:tc>
        <w:tc>
          <w:tcPr>
            <w:tcW w:w="1404" w:type="dxa"/>
            <w:tcBorders>
              <w:top w:val="nil"/>
              <w:left w:val="nil"/>
              <w:bottom w:val="single" w:sz="4" w:space="0" w:color="auto"/>
              <w:right w:val="nil"/>
            </w:tcBorders>
            <w:shd w:val="clear" w:color="auto" w:fill="auto"/>
            <w:noWrap/>
            <w:vAlign w:val="bottom"/>
            <w:hideMark/>
          </w:tcPr>
          <w:p w14:paraId="354DCE73"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0.7131</w:t>
            </w:r>
          </w:p>
        </w:tc>
        <w:tc>
          <w:tcPr>
            <w:tcW w:w="1833" w:type="dxa"/>
            <w:tcBorders>
              <w:top w:val="nil"/>
              <w:left w:val="nil"/>
              <w:bottom w:val="single" w:sz="4" w:space="0" w:color="auto"/>
              <w:right w:val="nil"/>
            </w:tcBorders>
            <w:shd w:val="clear" w:color="auto" w:fill="auto"/>
            <w:noWrap/>
            <w:vAlign w:val="bottom"/>
            <w:hideMark/>
          </w:tcPr>
          <w:p w14:paraId="04F5D4D8"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0.7122</w:t>
            </w:r>
          </w:p>
        </w:tc>
        <w:tc>
          <w:tcPr>
            <w:tcW w:w="1527" w:type="dxa"/>
            <w:tcBorders>
              <w:top w:val="nil"/>
              <w:left w:val="nil"/>
              <w:bottom w:val="single" w:sz="4" w:space="0" w:color="auto"/>
              <w:right w:val="nil"/>
            </w:tcBorders>
            <w:shd w:val="clear" w:color="auto" w:fill="auto"/>
            <w:noWrap/>
            <w:vAlign w:val="bottom"/>
            <w:hideMark/>
          </w:tcPr>
          <w:p w14:paraId="65F30562" w14:textId="77777777" w:rsidR="00D55406" w:rsidRPr="00D55406" w:rsidRDefault="00D55406" w:rsidP="00D55406">
            <w:pPr>
              <w:spacing w:after="0" w:line="240" w:lineRule="auto"/>
              <w:jc w:val="center"/>
              <w:rPr>
                <w:rFonts w:ascii="Calibri" w:eastAsia="Times New Roman" w:hAnsi="Calibri" w:cs="Calibri"/>
                <w:color w:val="000000"/>
              </w:rPr>
            </w:pPr>
            <w:r w:rsidRPr="00D55406">
              <w:rPr>
                <w:rFonts w:ascii="Calibri" w:eastAsia="Times New Roman" w:hAnsi="Calibri" w:cs="Calibri"/>
                <w:color w:val="000000"/>
              </w:rPr>
              <w:t>0.7131</w:t>
            </w:r>
          </w:p>
        </w:tc>
      </w:tr>
    </w:tbl>
    <w:p w14:paraId="7220EE49" w14:textId="58C0818A" w:rsidR="00CD0E0F" w:rsidRDefault="00CD0E0F" w:rsidP="00192E13">
      <w:pPr>
        <w:rPr>
          <w:rFonts w:ascii="Times New Roman" w:hAnsi="Times New Roman" w:cs="Times New Roman"/>
          <w:sz w:val="24"/>
          <w:szCs w:val="24"/>
        </w:rPr>
      </w:pPr>
    </w:p>
    <w:p w14:paraId="6C3679CD" w14:textId="1B77A9F3" w:rsidR="009551A0" w:rsidRDefault="009551A0" w:rsidP="00192E13">
      <w:pPr>
        <w:rPr>
          <w:rFonts w:ascii="Times New Roman" w:hAnsi="Times New Roman" w:cs="Times New Roman"/>
          <w:sz w:val="24"/>
          <w:szCs w:val="24"/>
        </w:rPr>
      </w:pPr>
      <w:r>
        <w:rPr>
          <w:rFonts w:ascii="Times New Roman" w:hAnsi="Times New Roman" w:cs="Times New Roman"/>
          <w:sz w:val="24"/>
          <w:szCs w:val="24"/>
        </w:rPr>
        <w:t>Finally (table 37)</w:t>
      </w:r>
      <w:r w:rsidR="00943581">
        <w:rPr>
          <w:rFonts w:ascii="Times New Roman" w:hAnsi="Times New Roman" w:cs="Times New Roman"/>
          <w:sz w:val="24"/>
          <w:szCs w:val="24"/>
        </w:rPr>
        <w:t>, after identifying the first 15</w:t>
      </w:r>
      <w:r>
        <w:rPr>
          <w:rFonts w:ascii="Times New Roman" w:hAnsi="Times New Roman" w:cs="Times New Roman"/>
          <w:sz w:val="24"/>
          <w:szCs w:val="24"/>
        </w:rPr>
        <w:t xml:space="preserve"> principal components of the scaled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 x p</m:t>
            </m:r>
          </m:sub>
        </m:sSub>
        <m:r>
          <m:rPr>
            <m:sty m:val="bi"/>
          </m:rPr>
          <w:rPr>
            <w:rFonts w:ascii="Cambria Math" w:hAnsi="Cambria Math" w:cs="Times New Roman"/>
            <w:sz w:val="24"/>
            <w:szCs w:val="24"/>
          </w:rPr>
          <m:t xml:space="preserve"> </m:t>
        </m:r>
      </m:oMath>
      <w:r>
        <w:rPr>
          <w:rFonts w:ascii="Times New Roman" w:hAnsi="Times New Roman" w:cs="Times New Roman"/>
          <w:sz w:val="24"/>
          <w:szCs w:val="24"/>
        </w:rPr>
        <w:t xml:space="preserve"> matrix, we fitted </w:t>
      </w:r>
      <w:r w:rsidR="00FD2C38">
        <w:rPr>
          <w:rFonts w:ascii="Times New Roman" w:hAnsi="Times New Roman" w:cs="Times New Roman"/>
          <w:sz w:val="24"/>
          <w:szCs w:val="24"/>
        </w:rPr>
        <w:t>logistic</w:t>
      </w:r>
      <w:r>
        <w:rPr>
          <w:rFonts w:ascii="Times New Roman" w:hAnsi="Times New Roman" w:cs="Times New Roman"/>
          <w:sz w:val="24"/>
          <w:szCs w:val="24"/>
        </w:rPr>
        <w:t xml:space="preserve">, LDA, QDA KNN for K=1, 5 and 10, and naïve bayes models. </w:t>
      </w:r>
    </w:p>
    <w:p w14:paraId="707E3C59" w14:textId="684711A7" w:rsidR="006872D6" w:rsidRDefault="00596C00" w:rsidP="00596C00">
      <w:pPr>
        <w:pStyle w:val="Caption"/>
        <w:rPr>
          <w:rFonts w:ascii="Times New Roman" w:hAnsi="Times New Roman" w:cs="Times New Roman"/>
          <w:sz w:val="24"/>
          <w:szCs w:val="24"/>
        </w:rPr>
      </w:pPr>
      <w:bookmarkStart w:id="292" w:name="_Toc26440313"/>
      <w:r>
        <w:t xml:space="preserve">Table </w:t>
      </w:r>
      <w:r w:rsidR="00514A04">
        <w:fldChar w:fldCharType="begin"/>
      </w:r>
      <w:r w:rsidR="00514A04">
        <w:instrText xml:space="preserve"> SEQ Table \* ARABIC </w:instrText>
      </w:r>
      <w:r w:rsidR="00514A04">
        <w:fldChar w:fldCharType="separate"/>
      </w:r>
      <w:r w:rsidR="00914851">
        <w:rPr>
          <w:noProof/>
        </w:rPr>
        <w:t>37</w:t>
      </w:r>
      <w:r w:rsidR="00514A04">
        <w:rPr>
          <w:noProof/>
        </w:rPr>
        <w:fldChar w:fldCharType="end"/>
      </w:r>
      <w:r>
        <w:t>: Stat</w:t>
      </w:r>
      <w:r w:rsidR="00943581">
        <w:t>istics for models fitted with 15</w:t>
      </w:r>
      <w:r>
        <w:t xml:space="preserve"> principal </w:t>
      </w:r>
      <w:r w:rsidR="00D55406">
        <w:t>components</w:t>
      </w:r>
      <w:bookmarkEnd w:id="292"/>
    </w:p>
    <w:tbl>
      <w:tblPr>
        <w:tblW w:w="10800" w:type="dxa"/>
        <w:tblInd w:w="-713" w:type="dxa"/>
        <w:tblLook w:val="04A0" w:firstRow="1" w:lastRow="0" w:firstColumn="1" w:lastColumn="0" w:noHBand="0" w:noVBand="1"/>
      </w:tblPr>
      <w:tblGrid>
        <w:gridCol w:w="1260"/>
        <w:gridCol w:w="1492"/>
        <w:gridCol w:w="980"/>
        <w:gridCol w:w="1054"/>
        <w:gridCol w:w="1317"/>
        <w:gridCol w:w="1317"/>
        <w:gridCol w:w="1459"/>
        <w:gridCol w:w="1921"/>
      </w:tblGrid>
      <w:tr w:rsidR="00DE1672" w:rsidRPr="00DE1672" w14:paraId="4DA94C21" w14:textId="77777777" w:rsidTr="00DE1672">
        <w:trPr>
          <w:trHeight w:val="300"/>
        </w:trPr>
        <w:tc>
          <w:tcPr>
            <w:tcW w:w="1260" w:type="dxa"/>
            <w:tcBorders>
              <w:top w:val="single" w:sz="4" w:space="0" w:color="auto"/>
              <w:left w:val="nil"/>
              <w:bottom w:val="nil"/>
              <w:right w:val="nil"/>
            </w:tcBorders>
            <w:shd w:val="clear" w:color="auto" w:fill="auto"/>
            <w:noWrap/>
            <w:vAlign w:val="bottom"/>
            <w:hideMark/>
          </w:tcPr>
          <w:p w14:paraId="71F83508"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 </w:t>
            </w:r>
          </w:p>
        </w:tc>
        <w:tc>
          <w:tcPr>
            <w:tcW w:w="9540" w:type="dxa"/>
            <w:gridSpan w:val="7"/>
            <w:tcBorders>
              <w:top w:val="single" w:sz="4" w:space="0" w:color="auto"/>
              <w:left w:val="nil"/>
              <w:bottom w:val="single" w:sz="4" w:space="0" w:color="auto"/>
              <w:right w:val="nil"/>
            </w:tcBorders>
            <w:shd w:val="clear" w:color="auto" w:fill="auto"/>
            <w:noWrap/>
            <w:vAlign w:val="bottom"/>
            <w:hideMark/>
          </w:tcPr>
          <w:p w14:paraId="5A175F21" w14:textId="77777777" w:rsidR="00DE1672" w:rsidRPr="00DE1672" w:rsidRDefault="00DE1672" w:rsidP="00DE1672">
            <w:pPr>
              <w:spacing w:after="0" w:line="240" w:lineRule="auto"/>
              <w:jc w:val="center"/>
              <w:rPr>
                <w:rFonts w:ascii="Calibri" w:eastAsia="Times New Roman" w:hAnsi="Calibri" w:cs="Calibri"/>
                <w:b/>
                <w:bCs/>
                <w:color w:val="000000"/>
              </w:rPr>
            </w:pPr>
            <w:r w:rsidRPr="00DE1672">
              <w:rPr>
                <w:rFonts w:ascii="Calibri" w:eastAsia="Times New Roman" w:hAnsi="Calibri" w:cs="Calibri"/>
                <w:b/>
                <w:bCs/>
                <w:color w:val="000000"/>
              </w:rPr>
              <w:t>Fitted Models with 15 PC</w:t>
            </w:r>
          </w:p>
        </w:tc>
      </w:tr>
      <w:tr w:rsidR="00DE1672" w:rsidRPr="00DE1672" w14:paraId="46DFB13B" w14:textId="77777777" w:rsidTr="00DE1672">
        <w:trPr>
          <w:trHeight w:val="300"/>
        </w:trPr>
        <w:tc>
          <w:tcPr>
            <w:tcW w:w="1260" w:type="dxa"/>
            <w:tcBorders>
              <w:top w:val="nil"/>
              <w:left w:val="nil"/>
              <w:bottom w:val="single" w:sz="4" w:space="0" w:color="auto"/>
              <w:right w:val="nil"/>
            </w:tcBorders>
            <w:shd w:val="clear" w:color="auto" w:fill="auto"/>
            <w:noWrap/>
            <w:vAlign w:val="bottom"/>
            <w:hideMark/>
          </w:tcPr>
          <w:p w14:paraId="72DA7157"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 </w:t>
            </w:r>
          </w:p>
        </w:tc>
        <w:tc>
          <w:tcPr>
            <w:tcW w:w="1492" w:type="dxa"/>
            <w:tcBorders>
              <w:top w:val="nil"/>
              <w:left w:val="nil"/>
              <w:bottom w:val="single" w:sz="4" w:space="0" w:color="auto"/>
              <w:right w:val="nil"/>
            </w:tcBorders>
            <w:shd w:val="clear" w:color="auto" w:fill="auto"/>
            <w:noWrap/>
            <w:vAlign w:val="bottom"/>
            <w:hideMark/>
          </w:tcPr>
          <w:p w14:paraId="413B1143" w14:textId="289482A5" w:rsidR="00DE1672" w:rsidRPr="00DE1672" w:rsidRDefault="00DE1672" w:rsidP="00F03E01">
            <w:pPr>
              <w:spacing w:after="0" w:line="240" w:lineRule="auto"/>
              <w:rPr>
                <w:rFonts w:ascii="Calibri" w:eastAsia="Times New Roman" w:hAnsi="Calibri" w:cs="Calibri"/>
                <w:b/>
                <w:bCs/>
                <w:color w:val="000000"/>
              </w:rPr>
            </w:pPr>
            <w:proofErr w:type="spellStart"/>
            <w:r w:rsidRPr="00DE1672">
              <w:rPr>
                <w:rFonts w:ascii="Calibri" w:eastAsia="Times New Roman" w:hAnsi="Calibri" w:cs="Calibri"/>
                <w:b/>
                <w:bCs/>
                <w:color w:val="000000"/>
              </w:rPr>
              <w:t>Logistic.pca</w:t>
            </w:r>
            <w:proofErr w:type="spellEnd"/>
          </w:p>
        </w:tc>
        <w:tc>
          <w:tcPr>
            <w:tcW w:w="980" w:type="dxa"/>
            <w:tcBorders>
              <w:top w:val="nil"/>
              <w:left w:val="nil"/>
              <w:bottom w:val="single" w:sz="4" w:space="0" w:color="auto"/>
              <w:right w:val="nil"/>
            </w:tcBorders>
            <w:shd w:val="clear" w:color="auto" w:fill="auto"/>
            <w:noWrap/>
            <w:vAlign w:val="bottom"/>
            <w:hideMark/>
          </w:tcPr>
          <w:p w14:paraId="12121E85" w14:textId="77777777" w:rsidR="00DE1672" w:rsidRPr="00DE1672" w:rsidRDefault="00DE1672" w:rsidP="00DE1672">
            <w:pPr>
              <w:spacing w:after="0" w:line="240" w:lineRule="auto"/>
              <w:rPr>
                <w:rFonts w:ascii="Calibri" w:eastAsia="Times New Roman" w:hAnsi="Calibri" w:cs="Calibri"/>
                <w:b/>
                <w:bCs/>
                <w:color w:val="000000"/>
              </w:rPr>
            </w:pPr>
            <w:proofErr w:type="spellStart"/>
            <w:r w:rsidRPr="00DE1672">
              <w:rPr>
                <w:rFonts w:ascii="Calibri" w:eastAsia="Times New Roman" w:hAnsi="Calibri" w:cs="Calibri"/>
                <w:b/>
                <w:bCs/>
                <w:color w:val="000000"/>
              </w:rPr>
              <w:t>LDA.pca</w:t>
            </w:r>
            <w:proofErr w:type="spellEnd"/>
          </w:p>
        </w:tc>
        <w:tc>
          <w:tcPr>
            <w:tcW w:w="1054" w:type="dxa"/>
            <w:tcBorders>
              <w:top w:val="nil"/>
              <w:left w:val="nil"/>
              <w:bottom w:val="single" w:sz="4" w:space="0" w:color="auto"/>
              <w:right w:val="nil"/>
            </w:tcBorders>
            <w:shd w:val="clear" w:color="auto" w:fill="auto"/>
            <w:noWrap/>
            <w:vAlign w:val="bottom"/>
            <w:hideMark/>
          </w:tcPr>
          <w:p w14:paraId="5C298C5D" w14:textId="77777777" w:rsidR="00DE1672" w:rsidRPr="00DE1672" w:rsidRDefault="00DE1672" w:rsidP="00DE1672">
            <w:pPr>
              <w:spacing w:after="0" w:line="240" w:lineRule="auto"/>
              <w:rPr>
                <w:rFonts w:ascii="Calibri" w:eastAsia="Times New Roman" w:hAnsi="Calibri" w:cs="Calibri"/>
                <w:b/>
                <w:bCs/>
                <w:color w:val="000000"/>
              </w:rPr>
            </w:pPr>
            <w:proofErr w:type="spellStart"/>
            <w:r w:rsidRPr="00DE1672">
              <w:rPr>
                <w:rFonts w:ascii="Calibri" w:eastAsia="Times New Roman" w:hAnsi="Calibri" w:cs="Calibri"/>
                <w:b/>
                <w:bCs/>
                <w:color w:val="000000"/>
              </w:rPr>
              <w:t>QDA.pca</w:t>
            </w:r>
            <w:proofErr w:type="spellEnd"/>
          </w:p>
        </w:tc>
        <w:tc>
          <w:tcPr>
            <w:tcW w:w="1317" w:type="dxa"/>
            <w:tcBorders>
              <w:top w:val="nil"/>
              <w:left w:val="nil"/>
              <w:bottom w:val="single" w:sz="4" w:space="0" w:color="auto"/>
              <w:right w:val="nil"/>
            </w:tcBorders>
            <w:shd w:val="clear" w:color="auto" w:fill="auto"/>
            <w:noWrap/>
            <w:vAlign w:val="bottom"/>
            <w:hideMark/>
          </w:tcPr>
          <w:p w14:paraId="40FAA088" w14:textId="77777777" w:rsidR="00DE1672" w:rsidRPr="00DE1672" w:rsidRDefault="00DE1672" w:rsidP="00DE1672">
            <w:pPr>
              <w:spacing w:after="0" w:line="240" w:lineRule="auto"/>
              <w:rPr>
                <w:rFonts w:ascii="Calibri" w:eastAsia="Times New Roman" w:hAnsi="Calibri" w:cs="Calibri"/>
                <w:b/>
                <w:bCs/>
                <w:color w:val="000000"/>
              </w:rPr>
            </w:pPr>
            <w:r w:rsidRPr="00DE1672">
              <w:rPr>
                <w:rFonts w:ascii="Calibri" w:eastAsia="Times New Roman" w:hAnsi="Calibri" w:cs="Calibri"/>
                <w:b/>
                <w:bCs/>
                <w:color w:val="000000"/>
              </w:rPr>
              <w:t>KNN=1.pca</w:t>
            </w:r>
          </w:p>
        </w:tc>
        <w:tc>
          <w:tcPr>
            <w:tcW w:w="1317" w:type="dxa"/>
            <w:tcBorders>
              <w:top w:val="nil"/>
              <w:left w:val="nil"/>
              <w:bottom w:val="single" w:sz="4" w:space="0" w:color="auto"/>
              <w:right w:val="nil"/>
            </w:tcBorders>
            <w:shd w:val="clear" w:color="auto" w:fill="auto"/>
            <w:noWrap/>
            <w:vAlign w:val="bottom"/>
            <w:hideMark/>
          </w:tcPr>
          <w:p w14:paraId="69ED4597" w14:textId="77777777" w:rsidR="00DE1672" w:rsidRPr="00DE1672" w:rsidRDefault="00DE1672" w:rsidP="00DE1672">
            <w:pPr>
              <w:spacing w:after="0" w:line="240" w:lineRule="auto"/>
              <w:rPr>
                <w:rFonts w:ascii="Calibri" w:eastAsia="Times New Roman" w:hAnsi="Calibri" w:cs="Calibri"/>
                <w:b/>
                <w:bCs/>
                <w:color w:val="000000"/>
              </w:rPr>
            </w:pPr>
            <w:r w:rsidRPr="00DE1672">
              <w:rPr>
                <w:rFonts w:ascii="Calibri" w:eastAsia="Times New Roman" w:hAnsi="Calibri" w:cs="Calibri"/>
                <w:b/>
                <w:bCs/>
                <w:color w:val="000000"/>
              </w:rPr>
              <w:t>KNN=5.pca</w:t>
            </w:r>
          </w:p>
        </w:tc>
        <w:tc>
          <w:tcPr>
            <w:tcW w:w="1459" w:type="dxa"/>
            <w:tcBorders>
              <w:top w:val="nil"/>
              <w:left w:val="nil"/>
              <w:bottom w:val="single" w:sz="4" w:space="0" w:color="auto"/>
              <w:right w:val="nil"/>
            </w:tcBorders>
            <w:shd w:val="clear" w:color="auto" w:fill="auto"/>
            <w:noWrap/>
            <w:vAlign w:val="bottom"/>
            <w:hideMark/>
          </w:tcPr>
          <w:p w14:paraId="4E9396EF" w14:textId="77777777" w:rsidR="00DE1672" w:rsidRPr="00DE1672" w:rsidRDefault="00DE1672" w:rsidP="00DE1672">
            <w:pPr>
              <w:spacing w:after="0" w:line="240" w:lineRule="auto"/>
              <w:rPr>
                <w:rFonts w:ascii="Calibri" w:eastAsia="Times New Roman" w:hAnsi="Calibri" w:cs="Calibri"/>
                <w:b/>
                <w:bCs/>
                <w:color w:val="000000"/>
              </w:rPr>
            </w:pPr>
            <w:r w:rsidRPr="00DE1672">
              <w:rPr>
                <w:rFonts w:ascii="Calibri" w:eastAsia="Times New Roman" w:hAnsi="Calibri" w:cs="Calibri"/>
                <w:b/>
                <w:bCs/>
                <w:color w:val="000000"/>
              </w:rPr>
              <w:t>KNN=10.pca</w:t>
            </w:r>
          </w:p>
        </w:tc>
        <w:tc>
          <w:tcPr>
            <w:tcW w:w="1921" w:type="dxa"/>
            <w:tcBorders>
              <w:top w:val="nil"/>
              <w:left w:val="nil"/>
              <w:bottom w:val="single" w:sz="4" w:space="0" w:color="auto"/>
              <w:right w:val="nil"/>
            </w:tcBorders>
            <w:shd w:val="clear" w:color="auto" w:fill="auto"/>
            <w:noWrap/>
            <w:vAlign w:val="bottom"/>
            <w:hideMark/>
          </w:tcPr>
          <w:p w14:paraId="0F1229F1" w14:textId="77777777" w:rsidR="00DE1672" w:rsidRPr="00DE1672" w:rsidRDefault="00DE1672" w:rsidP="00DE1672">
            <w:pPr>
              <w:spacing w:after="0" w:line="240" w:lineRule="auto"/>
              <w:rPr>
                <w:rFonts w:ascii="Calibri" w:eastAsia="Times New Roman" w:hAnsi="Calibri" w:cs="Calibri"/>
                <w:b/>
                <w:bCs/>
                <w:color w:val="000000"/>
              </w:rPr>
            </w:pPr>
            <w:r w:rsidRPr="00DE1672">
              <w:rPr>
                <w:rFonts w:ascii="Calibri" w:eastAsia="Times New Roman" w:hAnsi="Calibri" w:cs="Calibri"/>
                <w:b/>
                <w:bCs/>
                <w:color w:val="000000"/>
              </w:rPr>
              <w:t xml:space="preserve">Naive </w:t>
            </w:r>
            <w:proofErr w:type="spellStart"/>
            <w:r w:rsidRPr="00DE1672">
              <w:rPr>
                <w:rFonts w:ascii="Calibri" w:eastAsia="Times New Roman" w:hAnsi="Calibri" w:cs="Calibri"/>
                <w:b/>
                <w:bCs/>
                <w:color w:val="000000"/>
              </w:rPr>
              <w:t>Bayes.pca</w:t>
            </w:r>
            <w:proofErr w:type="spellEnd"/>
          </w:p>
        </w:tc>
      </w:tr>
      <w:tr w:rsidR="00DE1672" w:rsidRPr="00DE1672" w14:paraId="0D083FAC" w14:textId="77777777" w:rsidTr="00DE1672">
        <w:trPr>
          <w:trHeight w:val="300"/>
        </w:trPr>
        <w:tc>
          <w:tcPr>
            <w:tcW w:w="1260" w:type="dxa"/>
            <w:tcBorders>
              <w:top w:val="nil"/>
              <w:left w:val="nil"/>
              <w:bottom w:val="nil"/>
              <w:right w:val="nil"/>
            </w:tcBorders>
            <w:shd w:val="clear" w:color="auto" w:fill="auto"/>
            <w:noWrap/>
            <w:vAlign w:val="bottom"/>
            <w:hideMark/>
          </w:tcPr>
          <w:p w14:paraId="0E9F047F"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Accuracy</w:t>
            </w:r>
          </w:p>
        </w:tc>
        <w:tc>
          <w:tcPr>
            <w:tcW w:w="1492" w:type="dxa"/>
            <w:tcBorders>
              <w:top w:val="nil"/>
              <w:left w:val="nil"/>
              <w:bottom w:val="nil"/>
              <w:right w:val="nil"/>
            </w:tcBorders>
            <w:shd w:val="clear" w:color="auto" w:fill="auto"/>
            <w:noWrap/>
            <w:vAlign w:val="bottom"/>
            <w:hideMark/>
          </w:tcPr>
          <w:p w14:paraId="057C2A5F"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0.8130</w:t>
            </w:r>
          </w:p>
        </w:tc>
        <w:tc>
          <w:tcPr>
            <w:tcW w:w="980" w:type="dxa"/>
            <w:tcBorders>
              <w:top w:val="nil"/>
              <w:left w:val="nil"/>
              <w:bottom w:val="nil"/>
              <w:right w:val="nil"/>
            </w:tcBorders>
            <w:shd w:val="clear" w:color="auto" w:fill="auto"/>
            <w:noWrap/>
            <w:vAlign w:val="bottom"/>
            <w:hideMark/>
          </w:tcPr>
          <w:p w14:paraId="077234C3"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0.8127</w:t>
            </w:r>
          </w:p>
        </w:tc>
        <w:tc>
          <w:tcPr>
            <w:tcW w:w="1054" w:type="dxa"/>
            <w:tcBorders>
              <w:top w:val="nil"/>
              <w:left w:val="nil"/>
              <w:bottom w:val="nil"/>
              <w:right w:val="nil"/>
            </w:tcBorders>
            <w:shd w:val="clear" w:color="auto" w:fill="auto"/>
            <w:noWrap/>
            <w:vAlign w:val="bottom"/>
            <w:hideMark/>
          </w:tcPr>
          <w:p w14:paraId="435EE3CC"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0.5106</w:t>
            </w:r>
          </w:p>
        </w:tc>
        <w:tc>
          <w:tcPr>
            <w:tcW w:w="1317" w:type="dxa"/>
            <w:tcBorders>
              <w:top w:val="nil"/>
              <w:left w:val="nil"/>
              <w:bottom w:val="nil"/>
              <w:right w:val="nil"/>
            </w:tcBorders>
            <w:shd w:val="clear" w:color="auto" w:fill="auto"/>
            <w:noWrap/>
            <w:vAlign w:val="bottom"/>
            <w:hideMark/>
          </w:tcPr>
          <w:p w14:paraId="2A55E379"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0.9431</w:t>
            </w:r>
          </w:p>
        </w:tc>
        <w:tc>
          <w:tcPr>
            <w:tcW w:w="1317" w:type="dxa"/>
            <w:tcBorders>
              <w:top w:val="nil"/>
              <w:left w:val="nil"/>
              <w:bottom w:val="nil"/>
              <w:right w:val="nil"/>
            </w:tcBorders>
            <w:shd w:val="clear" w:color="auto" w:fill="auto"/>
            <w:noWrap/>
            <w:vAlign w:val="bottom"/>
            <w:hideMark/>
          </w:tcPr>
          <w:p w14:paraId="3C04750B"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0.9439</w:t>
            </w:r>
          </w:p>
        </w:tc>
        <w:tc>
          <w:tcPr>
            <w:tcW w:w="1459" w:type="dxa"/>
            <w:tcBorders>
              <w:top w:val="nil"/>
              <w:left w:val="nil"/>
              <w:bottom w:val="nil"/>
              <w:right w:val="nil"/>
            </w:tcBorders>
            <w:shd w:val="clear" w:color="auto" w:fill="auto"/>
            <w:noWrap/>
            <w:vAlign w:val="bottom"/>
            <w:hideMark/>
          </w:tcPr>
          <w:p w14:paraId="120B09E8"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0.9354</w:t>
            </w:r>
          </w:p>
        </w:tc>
        <w:tc>
          <w:tcPr>
            <w:tcW w:w="1921" w:type="dxa"/>
            <w:tcBorders>
              <w:top w:val="nil"/>
              <w:left w:val="nil"/>
              <w:bottom w:val="nil"/>
              <w:right w:val="nil"/>
            </w:tcBorders>
            <w:shd w:val="clear" w:color="auto" w:fill="auto"/>
            <w:noWrap/>
            <w:vAlign w:val="bottom"/>
            <w:hideMark/>
          </w:tcPr>
          <w:p w14:paraId="4C87B3C4"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0.7373</w:t>
            </w:r>
          </w:p>
        </w:tc>
      </w:tr>
      <w:tr w:rsidR="00DE1672" w:rsidRPr="00DE1672" w14:paraId="6FBADB20" w14:textId="77777777" w:rsidTr="00DE1672">
        <w:trPr>
          <w:trHeight w:val="300"/>
        </w:trPr>
        <w:tc>
          <w:tcPr>
            <w:tcW w:w="1260" w:type="dxa"/>
            <w:tcBorders>
              <w:top w:val="nil"/>
              <w:left w:val="nil"/>
              <w:bottom w:val="nil"/>
              <w:right w:val="nil"/>
            </w:tcBorders>
            <w:shd w:val="clear" w:color="auto" w:fill="auto"/>
            <w:noWrap/>
            <w:vAlign w:val="bottom"/>
            <w:hideMark/>
          </w:tcPr>
          <w:p w14:paraId="107F5851"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Sensitivity</w:t>
            </w:r>
          </w:p>
        </w:tc>
        <w:tc>
          <w:tcPr>
            <w:tcW w:w="1492" w:type="dxa"/>
            <w:tcBorders>
              <w:top w:val="nil"/>
              <w:left w:val="nil"/>
              <w:bottom w:val="nil"/>
              <w:right w:val="nil"/>
            </w:tcBorders>
            <w:shd w:val="clear" w:color="auto" w:fill="auto"/>
            <w:noWrap/>
            <w:vAlign w:val="bottom"/>
            <w:hideMark/>
          </w:tcPr>
          <w:p w14:paraId="006BE310"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0.8226</w:t>
            </w:r>
          </w:p>
        </w:tc>
        <w:tc>
          <w:tcPr>
            <w:tcW w:w="980" w:type="dxa"/>
            <w:tcBorders>
              <w:top w:val="nil"/>
              <w:left w:val="nil"/>
              <w:bottom w:val="nil"/>
              <w:right w:val="nil"/>
            </w:tcBorders>
            <w:shd w:val="clear" w:color="auto" w:fill="auto"/>
            <w:noWrap/>
            <w:vAlign w:val="bottom"/>
            <w:hideMark/>
          </w:tcPr>
          <w:p w14:paraId="45F282CD"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0.9663</w:t>
            </w:r>
          </w:p>
        </w:tc>
        <w:tc>
          <w:tcPr>
            <w:tcW w:w="1054" w:type="dxa"/>
            <w:tcBorders>
              <w:top w:val="nil"/>
              <w:left w:val="nil"/>
              <w:bottom w:val="nil"/>
              <w:right w:val="nil"/>
            </w:tcBorders>
            <w:shd w:val="clear" w:color="auto" w:fill="auto"/>
            <w:noWrap/>
            <w:vAlign w:val="bottom"/>
            <w:hideMark/>
          </w:tcPr>
          <w:p w14:paraId="0390CFD7"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0.4321</w:t>
            </w:r>
          </w:p>
        </w:tc>
        <w:tc>
          <w:tcPr>
            <w:tcW w:w="1317" w:type="dxa"/>
            <w:tcBorders>
              <w:top w:val="nil"/>
              <w:left w:val="nil"/>
              <w:bottom w:val="nil"/>
              <w:right w:val="nil"/>
            </w:tcBorders>
            <w:shd w:val="clear" w:color="auto" w:fill="auto"/>
            <w:noWrap/>
            <w:vAlign w:val="bottom"/>
            <w:hideMark/>
          </w:tcPr>
          <w:p w14:paraId="6582101E"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0.9723</w:t>
            </w:r>
          </w:p>
        </w:tc>
        <w:tc>
          <w:tcPr>
            <w:tcW w:w="1317" w:type="dxa"/>
            <w:tcBorders>
              <w:top w:val="nil"/>
              <w:left w:val="nil"/>
              <w:bottom w:val="nil"/>
              <w:right w:val="nil"/>
            </w:tcBorders>
            <w:shd w:val="clear" w:color="auto" w:fill="auto"/>
            <w:noWrap/>
            <w:vAlign w:val="bottom"/>
            <w:hideMark/>
          </w:tcPr>
          <w:p w14:paraId="49B144C3"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0.9845</w:t>
            </w:r>
          </w:p>
        </w:tc>
        <w:tc>
          <w:tcPr>
            <w:tcW w:w="1459" w:type="dxa"/>
            <w:tcBorders>
              <w:top w:val="nil"/>
              <w:left w:val="nil"/>
              <w:bottom w:val="nil"/>
              <w:right w:val="nil"/>
            </w:tcBorders>
            <w:shd w:val="clear" w:color="auto" w:fill="auto"/>
            <w:noWrap/>
            <w:vAlign w:val="bottom"/>
            <w:hideMark/>
          </w:tcPr>
          <w:p w14:paraId="30A7BBF7"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0.9857</w:t>
            </w:r>
          </w:p>
        </w:tc>
        <w:tc>
          <w:tcPr>
            <w:tcW w:w="1921" w:type="dxa"/>
            <w:tcBorders>
              <w:top w:val="nil"/>
              <w:left w:val="nil"/>
              <w:bottom w:val="nil"/>
              <w:right w:val="nil"/>
            </w:tcBorders>
            <w:shd w:val="clear" w:color="auto" w:fill="auto"/>
            <w:noWrap/>
            <w:vAlign w:val="bottom"/>
            <w:hideMark/>
          </w:tcPr>
          <w:p w14:paraId="2DE2C561"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0.7774</w:t>
            </w:r>
          </w:p>
        </w:tc>
      </w:tr>
      <w:tr w:rsidR="00DE1672" w:rsidRPr="00DE1672" w14:paraId="5E6AD535" w14:textId="77777777" w:rsidTr="00DE1672">
        <w:trPr>
          <w:trHeight w:val="300"/>
        </w:trPr>
        <w:tc>
          <w:tcPr>
            <w:tcW w:w="1260" w:type="dxa"/>
            <w:tcBorders>
              <w:top w:val="nil"/>
              <w:left w:val="nil"/>
              <w:bottom w:val="nil"/>
              <w:right w:val="nil"/>
            </w:tcBorders>
            <w:shd w:val="clear" w:color="auto" w:fill="auto"/>
            <w:noWrap/>
            <w:vAlign w:val="bottom"/>
            <w:hideMark/>
          </w:tcPr>
          <w:p w14:paraId="6E754000"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Specificity</w:t>
            </w:r>
          </w:p>
        </w:tc>
        <w:tc>
          <w:tcPr>
            <w:tcW w:w="1492" w:type="dxa"/>
            <w:tcBorders>
              <w:top w:val="nil"/>
              <w:left w:val="nil"/>
              <w:bottom w:val="nil"/>
              <w:right w:val="nil"/>
            </w:tcBorders>
            <w:shd w:val="clear" w:color="auto" w:fill="auto"/>
            <w:noWrap/>
            <w:vAlign w:val="bottom"/>
            <w:hideMark/>
          </w:tcPr>
          <w:p w14:paraId="23253710"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0.6980</w:t>
            </w:r>
          </w:p>
        </w:tc>
        <w:tc>
          <w:tcPr>
            <w:tcW w:w="980" w:type="dxa"/>
            <w:tcBorders>
              <w:top w:val="nil"/>
              <w:left w:val="nil"/>
              <w:bottom w:val="nil"/>
              <w:right w:val="nil"/>
            </w:tcBorders>
            <w:shd w:val="clear" w:color="auto" w:fill="auto"/>
            <w:noWrap/>
            <w:vAlign w:val="bottom"/>
            <w:hideMark/>
          </w:tcPr>
          <w:p w14:paraId="65BE2C6A"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0.2596</w:t>
            </w:r>
          </w:p>
        </w:tc>
        <w:tc>
          <w:tcPr>
            <w:tcW w:w="1054" w:type="dxa"/>
            <w:tcBorders>
              <w:top w:val="nil"/>
              <w:left w:val="nil"/>
              <w:bottom w:val="nil"/>
              <w:right w:val="nil"/>
            </w:tcBorders>
            <w:shd w:val="clear" w:color="auto" w:fill="auto"/>
            <w:noWrap/>
            <w:vAlign w:val="bottom"/>
            <w:hideMark/>
          </w:tcPr>
          <w:p w14:paraId="4BBAC2E9"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0.7931</w:t>
            </w:r>
          </w:p>
        </w:tc>
        <w:tc>
          <w:tcPr>
            <w:tcW w:w="1317" w:type="dxa"/>
            <w:tcBorders>
              <w:top w:val="nil"/>
              <w:left w:val="nil"/>
              <w:bottom w:val="nil"/>
              <w:right w:val="nil"/>
            </w:tcBorders>
            <w:shd w:val="clear" w:color="auto" w:fill="auto"/>
            <w:noWrap/>
            <w:vAlign w:val="bottom"/>
            <w:hideMark/>
          </w:tcPr>
          <w:p w14:paraId="56D44DC5" w14:textId="77777777" w:rsidR="00DE1672" w:rsidRPr="00DE1672" w:rsidRDefault="00DE1672" w:rsidP="00DE1672">
            <w:pPr>
              <w:spacing w:after="0" w:line="240" w:lineRule="auto"/>
              <w:jc w:val="center"/>
              <w:rPr>
                <w:rFonts w:ascii="Calibri" w:eastAsia="Times New Roman" w:hAnsi="Calibri" w:cs="Calibri"/>
                <w:b/>
                <w:color w:val="000000"/>
              </w:rPr>
            </w:pPr>
            <w:r w:rsidRPr="00DE1672">
              <w:rPr>
                <w:rFonts w:ascii="Calibri" w:eastAsia="Times New Roman" w:hAnsi="Calibri" w:cs="Calibri"/>
                <w:b/>
                <w:color w:val="000000"/>
              </w:rPr>
              <w:t>0.8380</w:t>
            </w:r>
          </w:p>
        </w:tc>
        <w:tc>
          <w:tcPr>
            <w:tcW w:w="1317" w:type="dxa"/>
            <w:tcBorders>
              <w:top w:val="nil"/>
              <w:left w:val="nil"/>
              <w:bottom w:val="nil"/>
              <w:right w:val="nil"/>
            </w:tcBorders>
            <w:shd w:val="clear" w:color="auto" w:fill="auto"/>
            <w:noWrap/>
            <w:vAlign w:val="bottom"/>
            <w:hideMark/>
          </w:tcPr>
          <w:p w14:paraId="29B85257"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0.7976</w:t>
            </w:r>
          </w:p>
        </w:tc>
        <w:tc>
          <w:tcPr>
            <w:tcW w:w="1459" w:type="dxa"/>
            <w:tcBorders>
              <w:top w:val="nil"/>
              <w:left w:val="nil"/>
              <w:bottom w:val="nil"/>
              <w:right w:val="nil"/>
            </w:tcBorders>
            <w:shd w:val="clear" w:color="auto" w:fill="auto"/>
            <w:noWrap/>
            <w:vAlign w:val="bottom"/>
            <w:hideMark/>
          </w:tcPr>
          <w:p w14:paraId="1F3B89EE"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0.7547</w:t>
            </w:r>
          </w:p>
        </w:tc>
        <w:tc>
          <w:tcPr>
            <w:tcW w:w="1921" w:type="dxa"/>
            <w:tcBorders>
              <w:top w:val="nil"/>
              <w:left w:val="nil"/>
              <w:bottom w:val="nil"/>
              <w:right w:val="nil"/>
            </w:tcBorders>
            <w:shd w:val="clear" w:color="auto" w:fill="auto"/>
            <w:noWrap/>
            <w:vAlign w:val="bottom"/>
            <w:hideMark/>
          </w:tcPr>
          <w:p w14:paraId="4A273D63"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0.5933</w:t>
            </w:r>
          </w:p>
        </w:tc>
      </w:tr>
      <w:tr w:rsidR="00DE1672" w:rsidRPr="00DE1672" w14:paraId="49282A71" w14:textId="77777777" w:rsidTr="00DE1672">
        <w:trPr>
          <w:trHeight w:val="300"/>
        </w:trPr>
        <w:tc>
          <w:tcPr>
            <w:tcW w:w="1260" w:type="dxa"/>
            <w:tcBorders>
              <w:top w:val="nil"/>
              <w:left w:val="nil"/>
              <w:bottom w:val="nil"/>
              <w:right w:val="nil"/>
            </w:tcBorders>
            <w:shd w:val="clear" w:color="auto" w:fill="auto"/>
            <w:noWrap/>
            <w:vAlign w:val="bottom"/>
            <w:hideMark/>
          </w:tcPr>
          <w:p w14:paraId="43822EB7"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Kappa</w:t>
            </w:r>
          </w:p>
        </w:tc>
        <w:tc>
          <w:tcPr>
            <w:tcW w:w="1492" w:type="dxa"/>
            <w:tcBorders>
              <w:top w:val="nil"/>
              <w:left w:val="nil"/>
              <w:bottom w:val="nil"/>
              <w:right w:val="nil"/>
            </w:tcBorders>
            <w:shd w:val="clear" w:color="auto" w:fill="auto"/>
            <w:noWrap/>
            <w:vAlign w:val="bottom"/>
            <w:hideMark/>
          </w:tcPr>
          <w:p w14:paraId="744701DC"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0.2832</w:t>
            </w:r>
          </w:p>
        </w:tc>
        <w:tc>
          <w:tcPr>
            <w:tcW w:w="980" w:type="dxa"/>
            <w:tcBorders>
              <w:top w:val="nil"/>
              <w:left w:val="nil"/>
              <w:bottom w:val="nil"/>
              <w:right w:val="nil"/>
            </w:tcBorders>
            <w:shd w:val="clear" w:color="auto" w:fill="auto"/>
            <w:noWrap/>
            <w:vAlign w:val="bottom"/>
            <w:hideMark/>
          </w:tcPr>
          <w:p w14:paraId="631F5DE4"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0.2910</w:t>
            </w:r>
          </w:p>
        </w:tc>
        <w:tc>
          <w:tcPr>
            <w:tcW w:w="1054" w:type="dxa"/>
            <w:tcBorders>
              <w:top w:val="nil"/>
              <w:left w:val="nil"/>
              <w:bottom w:val="nil"/>
              <w:right w:val="nil"/>
            </w:tcBorders>
            <w:shd w:val="clear" w:color="auto" w:fill="auto"/>
            <w:noWrap/>
            <w:vAlign w:val="bottom"/>
            <w:hideMark/>
          </w:tcPr>
          <w:p w14:paraId="4561CF2A"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0.1353</w:t>
            </w:r>
          </w:p>
        </w:tc>
        <w:tc>
          <w:tcPr>
            <w:tcW w:w="1317" w:type="dxa"/>
            <w:tcBorders>
              <w:top w:val="nil"/>
              <w:left w:val="nil"/>
              <w:bottom w:val="nil"/>
              <w:right w:val="nil"/>
            </w:tcBorders>
            <w:shd w:val="clear" w:color="auto" w:fill="auto"/>
            <w:noWrap/>
            <w:vAlign w:val="bottom"/>
            <w:hideMark/>
          </w:tcPr>
          <w:p w14:paraId="54556835"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0.8290</w:t>
            </w:r>
          </w:p>
        </w:tc>
        <w:tc>
          <w:tcPr>
            <w:tcW w:w="1317" w:type="dxa"/>
            <w:tcBorders>
              <w:top w:val="nil"/>
              <w:left w:val="nil"/>
              <w:bottom w:val="nil"/>
              <w:right w:val="nil"/>
            </w:tcBorders>
            <w:shd w:val="clear" w:color="auto" w:fill="auto"/>
            <w:noWrap/>
            <w:vAlign w:val="bottom"/>
            <w:hideMark/>
          </w:tcPr>
          <w:p w14:paraId="6B8B8CF2"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0.8259</w:t>
            </w:r>
          </w:p>
        </w:tc>
        <w:tc>
          <w:tcPr>
            <w:tcW w:w="1459" w:type="dxa"/>
            <w:tcBorders>
              <w:top w:val="nil"/>
              <w:left w:val="nil"/>
              <w:bottom w:val="nil"/>
              <w:right w:val="nil"/>
            </w:tcBorders>
            <w:shd w:val="clear" w:color="auto" w:fill="auto"/>
            <w:noWrap/>
            <w:vAlign w:val="bottom"/>
            <w:hideMark/>
          </w:tcPr>
          <w:p w14:paraId="63AB1BFE"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0.7961</w:t>
            </w:r>
          </w:p>
        </w:tc>
        <w:tc>
          <w:tcPr>
            <w:tcW w:w="1921" w:type="dxa"/>
            <w:tcBorders>
              <w:top w:val="nil"/>
              <w:left w:val="nil"/>
              <w:bottom w:val="nil"/>
              <w:right w:val="nil"/>
            </w:tcBorders>
            <w:shd w:val="clear" w:color="auto" w:fill="auto"/>
            <w:noWrap/>
            <w:vAlign w:val="bottom"/>
            <w:hideMark/>
          </w:tcPr>
          <w:p w14:paraId="365DD7AF"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0.3244</w:t>
            </w:r>
          </w:p>
        </w:tc>
      </w:tr>
      <w:tr w:rsidR="00DE1672" w:rsidRPr="00DE1672" w14:paraId="3DD8993D" w14:textId="77777777" w:rsidTr="00DE1672">
        <w:trPr>
          <w:trHeight w:val="300"/>
        </w:trPr>
        <w:tc>
          <w:tcPr>
            <w:tcW w:w="1260" w:type="dxa"/>
            <w:tcBorders>
              <w:top w:val="nil"/>
              <w:left w:val="nil"/>
              <w:bottom w:val="single" w:sz="4" w:space="0" w:color="auto"/>
              <w:right w:val="nil"/>
            </w:tcBorders>
            <w:shd w:val="clear" w:color="auto" w:fill="auto"/>
            <w:noWrap/>
            <w:vAlign w:val="bottom"/>
            <w:hideMark/>
          </w:tcPr>
          <w:p w14:paraId="24F11109" w14:textId="77777777" w:rsidR="00DE1672" w:rsidRPr="00DE1672" w:rsidRDefault="00DE1672" w:rsidP="00DE1672">
            <w:pPr>
              <w:spacing w:after="0" w:line="240" w:lineRule="auto"/>
              <w:rPr>
                <w:rFonts w:ascii="Calibri" w:eastAsia="Times New Roman" w:hAnsi="Calibri" w:cs="Calibri"/>
                <w:color w:val="000000"/>
              </w:rPr>
            </w:pPr>
            <w:r w:rsidRPr="00DE1672">
              <w:rPr>
                <w:rFonts w:ascii="Calibri" w:eastAsia="Times New Roman" w:hAnsi="Calibri" w:cs="Calibri"/>
                <w:color w:val="000000"/>
              </w:rPr>
              <w:t>AUC</w:t>
            </w:r>
          </w:p>
        </w:tc>
        <w:tc>
          <w:tcPr>
            <w:tcW w:w="1492" w:type="dxa"/>
            <w:tcBorders>
              <w:top w:val="nil"/>
              <w:left w:val="nil"/>
              <w:bottom w:val="single" w:sz="4" w:space="0" w:color="auto"/>
              <w:right w:val="nil"/>
            </w:tcBorders>
            <w:shd w:val="clear" w:color="auto" w:fill="auto"/>
            <w:noWrap/>
            <w:vAlign w:val="bottom"/>
            <w:hideMark/>
          </w:tcPr>
          <w:p w14:paraId="4F2753E5"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0.7091</w:t>
            </w:r>
          </w:p>
        </w:tc>
        <w:tc>
          <w:tcPr>
            <w:tcW w:w="980" w:type="dxa"/>
            <w:tcBorders>
              <w:top w:val="nil"/>
              <w:left w:val="nil"/>
              <w:bottom w:val="single" w:sz="4" w:space="0" w:color="auto"/>
              <w:right w:val="nil"/>
            </w:tcBorders>
            <w:shd w:val="clear" w:color="auto" w:fill="auto"/>
            <w:noWrap/>
            <w:vAlign w:val="bottom"/>
            <w:hideMark/>
          </w:tcPr>
          <w:p w14:paraId="32CA58ED"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0.7060</w:t>
            </w:r>
          </w:p>
        </w:tc>
        <w:tc>
          <w:tcPr>
            <w:tcW w:w="1054" w:type="dxa"/>
            <w:tcBorders>
              <w:top w:val="nil"/>
              <w:left w:val="nil"/>
              <w:bottom w:val="single" w:sz="4" w:space="0" w:color="auto"/>
              <w:right w:val="nil"/>
            </w:tcBorders>
            <w:shd w:val="clear" w:color="auto" w:fill="auto"/>
            <w:noWrap/>
            <w:vAlign w:val="bottom"/>
            <w:hideMark/>
          </w:tcPr>
          <w:p w14:paraId="17C242AF"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0.7215</w:t>
            </w:r>
          </w:p>
        </w:tc>
        <w:tc>
          <w:tcPr>
            <w:tcW w:w="1317" w:type="dxa"/>
            <w:tcBorders>
              <w:top w:val="nil"/>
              <w:left w:val="nil"/>
              <w:bottom w:val="single" w:sz="4" w:space="0" w:color="auto"/>
              <w:right w:val="nil"/>
            </w:tcBorders>
            <w:shd w:val="clear" w:color="auto" w:fill="auto"/>
            <w:noWrap/>
            <w:vAlign w:val="bottom"/>
            <w:hideMark/>
          </w:tcPr>
          <w:p w14:paraId="1284EB19"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NA</w:t>
            </w:r>
          </w:p>
        </w:tc>
        <w:tc>
          <w:tcPr>
            <w:tcW w:w="1317" w:type="dxa"/>
            <w:tcBorders>
              <w:top w:val="nil"/>
              <w:left w:val="nil"/>
              <w:bottom w:val="single" w:sz="4" w:space="0" w:color="auto"/>
              <w:right w:val="nil"/>
            </w:tcBorders>
            <w:shd w:val="clear" w:color="auto" w:fill="auto"/>
            <w:noWrap/>
            <w:vAlign w:val="bottom"/>
            <w:hideMark/>
          </w:tcPr>
          <w:p w14:paraId="103BE86A"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NA</w:t>
            </w:r>
          </w:p>
        </w:tc>
        <w:tc>
          <w:tcPr>
            <w:tcW w:w="1459" w:type="dxa"/>
            <w:tcBorders>
              <w:top w:val="nil"/>
              <w:left w:val="nil"/>
              <w:bottom w:val="single" w:sz="4" w:space="0" w:color="auto"/>
              <w:right w:val="nil"/>
            </w:tcBorders>
            <w:shd w:val="clear" w:color="auto" w:fill="auto"/>
            <w:noWrap/>
            <w:vAlign w:val="bottom"/>
            <w:hideMark/>
          </w:tcPr>
          <w:p w14:paraId="654FE52D"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NA</w:t>
            </w:r>
          </w:p>
        </w:tc>
        <w:tc>
          <w:tcPr>
            <w:tcW w:w="1921" w:type="dxa"/>
            <w:tcBorders>
              <w:top w:val="nil"/>
              <w:left w:val="nil"/>
              <w:bottom w:val="single" w:sz="4" w:space="0" w:color="auto"/>
              <w:right w:val="nil"/>
            </w:tcBorders>
            <w:shd w:val="clear" w:color="auto" w:fill="auto"/>
            <w:noWrap/>
            <w:vAlign w:val="bottom"/>
            <w:hideMark/>
          </w:tcPr>
          <w:p w14:paraId="4517D1CE" w14:textId="77777777" w:rsidR="00DE1672" w:rsidRPr="00DE1672" w:rsidRDefault="00DE1672" w:rsidP="00DE1672">
            <w:pPr>
              <w:spacing w:after="0" w:line="240" w:lineRule="auto"/>
              <w:jc w:val="center"/>
              <w:rPr>
                <w:rFonts w:ascii="Calibri" w:eastAsia="Times New Roman" w:hAnsi="Calibri" w:cs="Calibri"/>
                <w:color w:val="000000"/>
              </w:rPr>
            </w:pPr>
            <w:r w:rsidRPr="00DE1672">
              <w:rPr>
                <w:rFonts w:ascii="Calibri" w:eastAsia="Times New Roman" w:hAnsi="Calibri" w:cs="Calibri"/>
                <w:color w:val="000000"/>
              </w:rPr>
              <w:t>0.7095</w:t>
            </w:r>
          </w:p>
        </w:tc>
      </w:tr>
    </w:tbl>
    <w:p w14:paraId="57D18F01" w14:textId="77777777" w:rsidR="00DE1672" w:rsidRPr="00DE1672" w:rsidRDefault="00DE1672" w:rsidP="00DE1672"/>
    <w:p w14:paraId="51B56A89" w14:textId="59A4FC94" w:rsidR="00883514" w:rsidRDefault="00F03E01" w:rsidP="00F03E01">
      <w:pPr>
        <w:pStyle w:val="Caption"/>
      </w:pPr>
      <w:bookmarkStart w:id="293" w:name="_Toc26440314"/>
      <w:r>
        <w:t xml:space="preserve">Table </w:t>
      </w:r>
      <w:r w:rsidR="00514A04">
        <w:fldChar w:fldCharType="begin"/>
      </w:r>
      <w:r w:rsidR="00514A04">
        <w:instrText xml:space="preserve"> SEQ Table \* ARABIC </w:instrText>
      </w:r>
      <w:r w:rsidR="00514A04">
        <w:fldChar w:fldCharType="separate"/>
      </w:r>
      <w:r w:rsidR="00914851">
        <w:rPr>
          <w:noProof/>
        </w:rPr>
        <w:t>38</w:t>
      </w:r>
      <w:r w:rsidR="00514A04">
        <w:rPr>
          <w:noProof/>
        </w:rPr>
        <w:fldChar w:fldCharType="end"/>
      </w:r>
      <w:r>
        <w:t xml:space="preserve">: Comparison of </w:t>
      </w:r>
      <w:r w:rsidR="00B857D7">
        <w:t>models on s</w:t>
      </w:r>
      <w:r>
        <w:t>pecificity</w:t>
      </w:r>
      <w:bookmarkEnd w:id="293"/>
      <w:r w:rsidR="00883514">
        <w:t xml:space="preserve"> </w:t>
      </w:r>
    </w:p>
    <w:tbl>
      <w:tblPr>
        <w:tblW w:w="5940" w:type="dxa"/>
        <w:tblLook w:val="04A0" w:firstRow="1" w:lastRow="0" w:firstColumn="1" w:lastColumn="0" w:noHBand="0" w:noVBand="1"/>
      </w:tblPr>
      <w:tblGrid>
        <w:gridCol w:w="1260"/>
        <w:gridCol w:w="1740"/>
        <w:gridCol w:w="1680"/>
        <w:gridCol w:w="1260"/>
      </w:tblGrid>
      <w:tr w:rsidR="00883514" w:rsidRPr="00883514" w14:paraId="4564438E" w14:textId="77777777" w:rsidTr="00883514">
        <w:trPr>
          <w:trHeight w:val="300"/>
        </w:trPr>
        <w:tc>
          <w:tcPr>
            <w:tcW w:w="1260" w:type="dxa"/>
            <w:tcBorders>
              <w:top w:val="single" w:sz="4" w:space="0" w:color="auto"/>
              <w:left w:val="nil"/>
              <w:bottom w:val="nil"/>
              <w:right w:val="nil"/>
            </w:tcBorders>
            <w:shd w:val="clear" w:color="auto" w:fill="auto"/>
            <w:noWrap/>
            <w:vAlign w:val="bottom"/>
            <w:hideMark/>
          </w:tcPr>
          <w:p w14:paraId="6A03E692" w14:textId="77777777" w:rsidR="00883514" w:rsidRPr="00883514" w:rsidRDefault="00883514" w:rsidP="00883514">
            <w:pPr>
              <w:spacing w:after="0" w:line="240" w:lineRule="auto"/>
              <w:rPr>
                <w:rFonts w:ascii="Calibri" w:eastAsia="Times New Roman" w:hAnsi="Calibri" w:cs="Calibri"/>
                <w:color w:val="000000"/>
              </w:rPr>
            </w:pPr>
            <w:r w:rsidRPr="00883514">
              <w:rPr>
                <w:rFonts w:ascii="Calibri" w:eastAsia="Times New Roman" w:hAnsi="Calibri" w:cs="Calibri"/>
                <w:color w:val="000000"/>
              </w:rPr>
              <w:t> </w:t>
            </w:r>
          </w:p>
        </w:tc>
        <w:tc>
          <w:tcPr>
            <w:tcW w:w="1740" w:type="dxa"/>
            <w:tcBorders>
              <w:top w:val="single" w:sz="4" w:space="0" w:color="auto"/>
              <w:left w:val="nil"/>
              <w:bottom w:val="single" w:sz="4" w:space="0" w:color="auto"/>
              <w:right w:val="nil"/>
            </w:tcBorders>
            <w:shd w:val="clear" w:color="auto" w:fill="auto"/>
            <w:noWrap/>
            <w:vAlign w:val="bottom"/>
            <w:hideMark/>
          </w:tcPr>
          <w:p w14:paraId="32B16DAB" w14:textId="77777777" w:rsidR="00883514" w:rsidRPr="00883514" w:rsidRDefault="00883514" w:rsidP="00883514">
            <w:pPr>
              <w:spacing w:after="0" w:line="240" w:lineRule="auto"/>
              <w:jc w:val="center"/>
              <w:rPr>
                <w:rFonts w:ascii="Calibri" w:eastAsia="Times New Roman" w:hAnsi="Calibri" w:cs="Calibri"/>
                <w:b/>
                <w:bCs/>
                <w:color w:val="000000"/>
              </w:rPr>
            </w:pPr>
            <w:r w:rsidRPr="00883514">
              <w:rPr>
                <w:rFonts w:ascii="Calibri" w:eastAsia="Times New Roman" w:hAnsi="Calibri" w:cs="Calibri"/>
                <w:b/>
                <w:bCs/>
                <w:color w:val="000000"/>
              </w:rPr>
              <w:t>On Original Data</w:t>
            </w:r>
          </w:p>
        </w:tc>
        <w:tc>
          <w:tcPr>
            <w:tcW w:w="1680" w:type="dxa"/>
            <w:tcBorders>
              <w:top w:val="single" w:sz="4" w:space="0" w:color="auto"/>
              <w:left w:val="nil"/>
              <w:bottom w:val="single" w:sz="4" w:space="0" w:color="auto"/>
              <w:right w:val="nil"/>
            </w:tcBorders>
            <w:shd w:val="clear" w:color="auto" w:fill="auto"/>
            <w:noWrap/>
            <w:vAlign w:val="bottom"/>
            <w:hideMark/>
          </w:tcPr>
          <w:p w14:paraId="5BC911E9" w14:textId="77777777" w:rsidR="00883514" w:rsidRPr="00883514" w:rsidRDefault="00883514" w:rsidP="00883514">
            <w:pPr>
              <w:spacing w:after="0" w:line="240" w:lineRule="auto"/>
              <w:jc w:val="center"/>
              <w:rPr>
                <w:rFonts w:ascii="Calibri" w:eastAsia="Times New Roman" w:hAnsi="Calibri" w:cs="Calibri"/>
                <w:b/>
                <w:bCs/>
                <w:color w:val="000000"/>
              </w:rPr>
            </w:pPr>
            <w:r w:rsidRPr="00883514">
              <w:rPr>
                <w:rFonts w:ascii="Calibri" w:eastAsia="Times New Roman" w:hAnsi="Calibri" w:cs="Calibri"/>
                <w:b/>
                <w:bCs/>
                <w:color w:val="000000"/>
              </w:rPr>
              <w:t>Regularized</w:t>
            </w:r>
          </w:p>
        </w:tc>
        <w:tc>
          <w:tcPr>
            <w:tcW w:w="1260" w:type="dxa"/>
            <w:tcBorders>
              <w:top w:val="single" w:sz="4" w:space="0" w:color="auto"/>
              <w:left w:val="nil"/>
              <w:bottom w:val="single" w:sz="4" w:space="0" w:color="auto"/>
              <w:right w:val="nil"/>
            </w:tcBorders>
            <w:shd w:val="clear" w:color="auto" w:fill="auto"/>
            <w:noWrap/>
            <w:vAlign w:val="bottom"/>
            <w:hideMark/>
          </w:tcPr>
          <w:p w14:paraId="4BC0FAD9" w14:textId="77777777" w:rsidR="00883514" w:rsidRPr="00883514" w:rsidRDefault="00883514" w:rsidP="00883514">
            <w:pPr>
              <w:spacing w:after="0" w:line="240" w:lineRule="auto"/>
              <w:jc w:val="center"/>
              <w:rPr>
                <w:rFonts w:ascii="Calibri" w:eastAsia="Times New Roman" w:hAnsi="Calibri" w:cs="Calibri"/>
                <w:b/>
                <w:bCs/>
                <w:color w:val="000000"/>
              </w:rPr>
            </w:pPr>
            <w:r w:rsidRPr="00883514">
              <w:rPr>
                <w:rFonts w:ascii="Calibri" w:eastAsia="Times New Roman" w:hAnsi="Calibri" w:cs="Calibri"/>
                <w:b/>
                <w:bCs/>
                <w:color w:val="000000"/>
              </w:rPr>
              <w:t>On 15 PC</w:t>
            </w:r>
          </w:p>
        </w:tc>
      </w:tr>
      <w:tr w:rsidR="00883514" w:rsidRPr="00883514" w14:paraId="346D47AB" w14:textId="77777777" w:rsidTr="00883514">
        <w:trPr>
          <w:trHeight w:val="300"/>
        </w:trPr>
        <w:tc>
          <w:tcPr>
            <w:tcW w:w="1260" w:type="dxa"/>
            <w:tcBorders>
              <w:top w:val="nil"/>
              <w:left w:val="nil"/>
              <w:bottom w:val="single" w:sz="4" w:space="0" w:color="auto"/>
              <w:right w:val="nil"/>
            </w:tcBorders>
            <w:shd w:val="clear" w:color="auto" w:fill="auto"/>
            <w:noWrap/>
            <w:vAlign w:val="bottom"/>
            <w:hideMark/>
          </w:tcPr>
          <w:p w14:paraId="32806791" w14:textId="77777777" w:rsidR="00883514" w:rsidRPr="00883514" w:rsidRDefault="00883514" w:rsidP="00883514">
            <w:pPr>
              <w:spacing w:after="0" w:line="240" w:lineRule="auto"/>
              <w:rPr>
                <w:rFonts w:ascii="Calibri" w:eastAsia="Times New Roman" w:hAnsi="Calibri" w:cs="Calibri"/>
                <w:color w:val="000000"/>
              </w:rPr>
            </w:pPr>
            <w:r w:rsidRPr="00883514">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center"/>
            <w:hideMark/>
          </w:tcPr>
          <w:p w14:paraId="0311FC5F" w14:textId="77777777" w:rsidR="00883514" w:rsidRPr="00883514" w:rsidRDefault="00883514" w:rsidP="00883514">
            <w:pPr>
              <w:spacing w:after="0" w:line="240" w:lineRule="auto"/>
              <w:jc w:val="center"/>
              <w:rPr>
                <w:rFonts w:ascii="Calibri" w:eastAsia="Times New Roman" w:hAnsi="Calibri" w:cs="Calibri"/>
                <w:b/>
                <w:bCs/>
                <w:color w:val="000000"/>
              </w:rPr>
            </w:pPr>
            <w:r w:rsidRPr="00883514">
              <w:rPr>
                <w:rFonts w:ascii="Calibri" w:eastAsia="Times New Roman" w:hAnsi="Calibri" w:cs="Calibri"/>
                <w:b/>
                <w:bCs/>
                <w:color w:val="000000"/>
              </w:rPr>
              <w:t>QDA</w:t>
            </w:r>
          </w:p>
        </w:tc>
        <w:tc>
          <w:tcPr>
            <w:tcW w:w="1680" w:type="dxa"/>
            <w:tcBorders>
              <w:top w:val="nil"/>
              <w:left w:val="nil"/>
              <w:bottom w:val="single" w:sz="4" w:space="0" w:color="auto"/>
              <w:right w:val="nil"/>
            </w:tcBorders>
            <w:shd w:val="clear" w:color="auto" w:fill="auto"/>
            <w:noWrap/>
            <w:vAlign w:val="bottom"/>
            <w:hideMark/>
          </w:tcPr>
          <w:p w14:paraId="640B820E" w14:textId="127218C1" w:rsidR="00883514" w:rsidRPr="00883514" w:rsidRDefault="00883514" w:rsidP="00883514">
            <w:pPr>
              <w:spacing w:after="0" w:line="240" w:lineRule="auto"/>
              <w:jc w:val="center"/>
              <w:rPr>
                <w:rFonts w:ascii="Calibri" w:eastAsia="Times New Roman" w:hAnsi="Calibri" w:cs="Calibri"/>
                <w:b/>
                <w:bCs/>
                <w:color w:val="000000"/>
              </w:rPr>
            </w:pPr>
            <w:proofErr w:type="spellStart"/>
            <w:r w:rsidRPr="00883514">
              <w:rPr>
                <w:rFonts w:ascii="Calibri" w:eastAsia="Times New Roman" w:hAnsi="Calibri" w:cs="Calibri"/>
                <w:b/>
                <w:bCs/>
                <w:color w:val="000000"/>
              </w:rPr>
              <w:t>Lasso</w:t>
            </w:r>
            <w:r w:rsidR="00DE5A81">
              <w:rPr>
                <w:rFonts w:ascii="Calibri" w:eastAsia="Times New Roman" w:hAnsi="Calibri" w:cs="Calibri"/>
                <w:b/>
                <w:bCs/>
                <w:color w:val="000000"/>
              </w:rPr>
              <w:t>.min</w:t>
            </w:r>
            <w:proofErr w:type="spellEnd"/>
            <w:r w:rsidRPr="00883514">
              <w:rPr>
                <w:rFonts w:ascii="Calibri" w:eastAsia="Times New Roman" w:hAnsi="Calibri" w:cs="Calibri"/>
                <w:b/>
                <w:bCs/>
                <w:color w:val="000000"/>
              </w:rPr>
              <w:t xml:space="preserve"> Logistic</w:t>
            </w:r>
          </w:p>
        </w:tc>
        <w:tc>
          <w:tcPr>
            <w:tcW w:w="1260" w:type="dxa"/>
            <w:tcBorders>
              <w:top w:val="nil"/>
              <w:left w:val="nil"/>
              <w:bottom w:val="single" w:sz="4" w:space="0" w:color="auto"/>
              <w:right w:val="nil"/>
            </w:tcBorders>
            <w:shd w:val="clear" w:color="auto" w:fill="auto"/>
            <w:noWrap/>
            <w:vAlign w:val="center"/>
            <w:hideMark/>
          </w:tcPr>
          <w:p w14:paraId="2889401C" w14:textId="77777777" w:rsidR="00883514" w:rsidRPr="00883514" w:rsidRDefault="00883514" w:rsidP="00883514">
            <w:pPr>
              <w:spacing w:after="0" w:line="240" w:lineRule="auto"/>
              <w:jc w:val="center"/>
              <w:rPr>
                <w:rFonts w:ascii="Calibri" w:eastAsia="Times New Roman" w:hAnsi="Calibri" w:cs="Calibri"/>
                <w:b/>
                <w:bCs/>
                <w:color w:val="000000"/>
              </w:rPr>
            </w:pPr>
            <w:r w:rsidRPr="00883514">
              <w:rPr>
                <w:rFonts w:ascii="Calibri" w:eastAsia="Times New Roman" w:hAnsi="Calibri" w:cs="Calibri"/>
                <w:b/>
                <w:bCs/>
                <w:color w:val="000000"/>
              </w:rPr>
              <w:t>KNN=1.pca</w:t>
            </w:r>
          </w:p>
        </w:tc>
      </w:tr>
      <w:tr w:rsidR="00883514" w:rsidRPr="00883514" w14:paraId="30421EF3" w14:textId="77777777" w:rsidTr="00883514">
        <w:trPr>
          <w:trHeight w:val="300"/>
        </w:trPr>
        <w:tc>
          <w:tcPr>
            <w:tcW w:w="1260" w:type="dxa"/>
            <w:tcBorders>
              <w:top w:val="nil"/>
              <w:left w:val="nil"/>
              <w:bottom w:val="nil"/>
              <w:right w:val="nil"/>
            </w:tcBorders>
            <w:shd w:val="clear" w:color="auto" w:fill="auto"/>
            <w:noWrap/>
            <w:vAlign w:val="bottom"/>
            <w:hideMark/>
          </w:tcPr>
          <w:p w14:paraId="5F632843" w14:textId="77777777" w:rsidR="00883514" w:rsidRPr="00883514" w:rsidRDefault="00883514" w:rsidP="00883514">
            <w:pPr>
              <w:spacing w:after="0" w:line="240" w:lineRule="auto"/>
              <w:rPr>
                <w:rFonts w:ascii="Calibri" w:eastAsia="Times New Roman" w:hAnsi="Calibri" w:cs="Calibri"/>
                <w:b/>
                <w:bCs/>
                <w:color w:val="000000"/>
              </w:rPr>
            </w:pPr>
            <w:r w:rsidRPr="00883514">
              <w:rPr>
                <w:rFonts w:ascii="Calibri" w:eastAsia="Times New Roman" w:hAnsi="Calibri" w:cs="Calibri"/>
                <w:b/>
                <w:bCs/>
                <w:color w:val="000000"/>
              </w:rPr>
              <w:t>Accuracy</w:t>
            </w:r>
          </w:p>
        </w:tc>
        <w:tc>
          <w:tcPr>
            <w:tcW w:w="1740" w:type="dxa"/>
            <w:tcBorders>
              <w:top w:val="nil"/>
              <w:left w:val="nil"/>
              <w:bottom w:val="nil"/>
              <w:right w:val="nil"/>
            </w:tcBorders>
            <w:shd w:val="clear" w:color="auto" w:fill="auto"/>
            <w:noWrap/>
            <w:vAlign w:val="center"/>
            <w:hideMark/>
          </w:tcPr>
          <w:p w14:paraId="7A0C7491"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0.5238</w:t>
            </w:r>
          </w:p>
        </w:tc>
        <w:tc>
          <w:tcPr>
            <w:tcW w:w="1680" w:type="dxa"/>
            <w:tcBorders>
              <w:top w:val="nil"/>
              <w:left w:val="nil"/>
              <w:bottom w:val="nil"/>
              <w:right w:val="nil"/>
            </w:tcBorders>
            <w:shd w:val="clear" w:color="auto" w:fill="auto"/>
            <w:noWrap/>
            <w:vAlign w:val="center"/>
            <w:hideMark/>
          </w:tcPr>
          <w:p w14:paraId="4AE0E3E6"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0.7933</w:t>
            </w:r>
          </w:p>
        </w:tc>
        <w:tc>
          <w:tcPr>
            <w:tcW w:w="1260" w:type="dxa"/>
            <w:tcBorders>
              <w:top w:val="nil"/>
              <w:left w:val="nil"/>
              <w:bottom w:val="nil"/>
              <w:right w:val="nil"/>
            </w:tcBorders>
            <w:shd w:val="clear" w:color="auto" w:fill="auto"/>
            <w:noWrap/>
            <w:vAlign w:val="center"/>
            <w:hideMark/>
          </w:tcPr>
          <w:p w14:paraId="3093C6E5"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0.9431</w:t>
            </w:r>
          </w:p>
        </w:tc>
      </w:tr>
      <w:tr w:rsidR="00883514" w:rsidRPr="00883514" w14:paraId="77EDA72B" w14:textId="77777777" w:rsidTr="00883514">
        <w:trPr>
          <w:trHeight w:val="300"/>
        </w:trPr>
        <w:tc>
          <w:tcPr>
            <w:tcW w:w="1260" w:type="dxa"/>
            <w:tcBorders>
              <w:top w:val="nil"/>
              <w:left w:val="nil"/>
              <w:bottom w:val="nil"/>
              <w:right w:val="nil"/>
            </w:tcBorders>
            <w:shd w:val="clear" w:color="auto" w:fill="auto"/>
            <w:noWrap/>
            <w:vAlign w:val="bottom"/>
            <w:hideMark/>
          </w:tcPr>
          <w:p w14:paraId="73AA2F5C" w14:textId="77777777" w:rsidR="00883514" w:rsidRPr="00883514" w:rsidRDefault="00883514" w:rsidP="00883514">
            <w:pPr>
              <w:spacing w:after="0" w:line="240" w:lineRule="auto"/>
              <w:rPr>
                <w:rFonts w:ascii="Calibri" w:eastAsia="Times New Roman" w:hAnsi="Calibri" w:cs="Calibri"/>
                <w:b/>
                <w:bCs/>
                <w:color w:val="000000"/>
              </w:rPr>
            </w:pPr>
            <w:r w:rsidRPr="00883514">
              <w:rPr>
                <w:rFonts w:ascii="Calibri" w:eastAsia="Times New Roman" w:hAnsi="Calibri" w:cs="Calibri"/>
                <w:b/>
                <w:bCs/>
                <w:color w:val="000000"/>
              </w:rPr>
              <w:t>Sensitivity</w:t>
            </w:r>
          </w:p>
        </w:tc>
        <w:tc>
          <w:tcPr>
            <w:tcW w:w="1740" w:type="dxa"/>
            <w:tcBorders>
              <w:top w:val="nil"/>
              <w:left w:val="nil"/>
              <w:bottom w:val="nil"/>
              <w:right w:val="nil"/>
            </w:tcBorders>
            <w:shd w:val="clear" w:color="auto" w:fill="auto"/>
            <w:noWrap/>
            <w:vAlign w:val="center"/>
            <w:hideMark/>
          </w:tcPr>
          <w:p w14:paraId="62E7C984"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0.4484</w:t>
            </w:r>
          </w:p>
        </w:tc>
        <w:tc>
          <w:tcPr>
            <w:tcW w:w="1680" w:type="dxa"/>
            <w:tcBorders>
              <w:top w:val="nil"/>
              <w:left w:val="nil"/>
              <w:bottom w:val="nil"/>
              <w:right w:val="nil"/>
            </w:tcBorders>
            <w:shd w:val="clear" w:color="auto" w:fill="auto"/>
            <w:noWrap/>
            <w:vAlign w:val="center"/>
            <w:hideMark/>
          </w:tcPr>
          <w:p w14:paraId="712AB8C6"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0.9898</w:t>
            </w:r>
          </w:p>
        </w:tc>
        <w:tc>
          <w:tcPr>
            <w:tcW w:w="1260" w:type="dxa"/>
            <w:tcBorders>
              <w:top w:val="nil"/>
              <w:left w:val="nil"/>
              <w:bottom w:val="nil"/>
              <w:right w:val="nil"/>
            </w:tcBorders>
            <w:shd w:val="clear" w:color="auto" w:fill="auto"/>
            <w:noWrap/>
            <w:vAlign w:val="center"/>
            <w:hideMark/>
          </w:tcPr>
          <w:p w14:paraId="0EFF6C62"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0.9723</w:t>
            </w:r>
          </w:p>
        </w:tc>
      </w:tr>
      <w:tr w:rsidR="00883514" w:rsidRPr="00883514" w14:paraId="18C62EB7" w14:textId="77777777" w:rsidTr="00883514">
        <w:trPr>
          <w:trHeight w:val="300"/>
        </w:trPr>
        <w:tc>
          <w:tcPr>
            <w:tcW w:w="1260" w:type="dxa"/>
            <w:tcBorders>
              <w:top w:val="nil"/>
              <w:left w:val="nil"/>
              <w:bottom w:val="nil"/>
              <w:right w:val="nil"/>
            </w:tcBorders>
            <w:shd w:val="clear" w:color="auto" w:fill="auto"/>
            <w:noWrap/>
            <w:vAlign w:val="bottom"/>
            <w:hideMark/>
          </w:tcPr>
          <w:p w14:paraId="733305F8" w14:textId="77777777" w:rsidR="00883514" w:rsidRPr="00883514" w:rsidRDefault="00883514" w:rsidP="00883514">
            <w:pPr>
              <w:spacing w:after="0" w:line="240" w:lineRule="auto"/>
              <w:rPr>
                <w:rFonts w:ascii="Calibri" w:eastAsia="Times New Roman" w:hAnsi="Calibri" w:cs="Calibri"/>
                <w:b/>
                <w:bCs/>
                <w:color w:val="000000"/>
              </w:rPr>
            </w:pPr>
            <w:r w:rsidRPr="00883514">
              <w:rPr>
                <w:rFonts w:ascii="Calibri" w:eastAsia="Times New Roman" w:hAnsi="Calibri" w:cs="Calibri"/>
                <w:b/>
                <w:bCs/>
                <w:color w:val="000000"/>
              </w:rPr>
              <w:t>Specificity</w:t>
            </w:r>
          </w:p>
        </w:tc>
        <w:tc>
          <w:tcPr>
            <w:tcW w:w="1740" w:type="dxa"/>
            <w:tcBorders>
              <w:top w:val="nil"/>
              <w:left w:val="nil"/>
              <w:bottom w:val="nil"/>
              <w:right w:val="nil"/>
            </w:tcBorders>
            <w:shd w:val="clear" w:color="auto" w:fill="auto"/>
            <w:noWrap/>
            <w:vAlign w:val="center"/>
            <w:hideMark/>
          </w:tcPr>
          <w:p w14:paraId="0778E3EC"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0.7951</w:t>
            </w:r>
          </w:p>
        </w:tc>
        <w:tc>
          <w:tcPr>
            <w:tcW w:w="1680" w:type="dxa"/>
            <w:tcBorders>
              <w:top w:val="nil"/>
              <w:left w:val="nil"/>
              <w:bottom w:val="nil"/>
              <w:right w:val="nil"/>
            </w:tcBorders>
            <w:shd w:val="clear" w:color="auto" w:fill="auto"/>
            <w:noWrap/>
            <w:vAlign w:val="center"/>
            <w:hideMark/>
          </w:tcPr>
          <w:p w14:paraId="43CC8CB5"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0.0864</w:t>
            </w:r>
          </w:p>
        </w:tc>
        <w:tc>
          <w:tcPr>
            <w:tcW w:w="1260" w:type="dxa"/>
            <w:tcBorders>
              <w:top w:val="nil"/>
              <w:left w:val="nil"/>
              <w:bottom w:val="nil"/>
              <w:right w:val="nil"/>
            </w:tcBorders>
            <w:shd w:val="clear" w:color="auto" w:fill="auto"/>
            <w:noWrap/>
            <w:vAlign w:val="center"/>
            <w:hideMark/>
          </w:tcPr>
          <w:p w14:paraId="193EC988" w14:textId="77777777" w:rsidR="00883514" w:rsidRPr="00883514" w:rsidRDefault="00883514" w:rsidP="00883514">
            <w:pPr>
              <w:spacing w:after="0" w:line="240" w:lineRule="auto"/>
              <w:jc w:val="center"/>
              <w:rPr>
                <w:rFonts w:ascii="Calibri" w:eastAsia="Times New Roman" w:hAnsi="Calibri" w:cs="Calibri"/>
                <w:b/>
                <w:bCs/>
                <w:color w:val="000000"/>
              </w:rPr>
            </w:pPr>
            <w:r w:rsidRPr="00883514">
              <w:rPr>
                <w:rFonts w:ascii="Calibri" w:eastAsia="Times New Roman" w:hAnsi="Calibri" w:cs="Calibri"/>
                <w:b/>
                <w:bCs/>
                <w:color w:val="000000"/>
              </w:rPr>
              <w:t>0.838</w:t>
            </w:r>
          </w:p>
        </w:tc>
      </w:tr>
      <w:tr w:rsidR="00883514" w:rsidRPr="00883514" w14:paraId="606C8B38" w14:textId="77777777" w:rsidTr="00883514">
        <w:trPr>
          <w:trHeight w:val="300"/>
        </w:trPr>
        <w:tc>
          <w:tcPr>
            <w:tcW w:w="1260" w:type="dxa"/>
            <w:tcBorders>
              <w:top w:val="nil"/>
              <w:left w:val="nil"/>
              <w:bottom w:val="nil"/>
              <w:right w:val="nil"/>
            </w:tcBorders>
            <w:shd w:val="clear" w:color="auto" w:fill="auto"/>
            <w:noWrap/>
            <w:vAlign w:val="bottom"/>
            <w:hideMark/>
          </w:tcPr>
          <w:p w14:paraId="05FAE0D3" w14:textId="77777777" w:rsidR="00883514" w:rsidRPr="00883514" w:rsidRDefault="00883514" w:rsidP="00883514">
            <w:pPr>
              <w:spacing w:after="0" w:line="240" w:lineRule="auto"/>
              <w:rPr>
                <w:rFonts w:ascii="Calibri" w:eastAsia="Times New Roman" w:hAnsi="Calibri" w:cs="Calibri"/>
                <w:b/>
                <w:bCs/>
                <w:color w:val="000000"/>
              </w:rPr>
            </w:pPr>
            <w:r w:rsidRPr="00883514">
              <w:rPr>
                <w:rFonts w:ascii="Calibri" w:eastAsia="Times New Roman" w:hAnsi="Calibri" w:cs="Calibri"/>
                <w:b/>
                <w:bCs/>
                <w:color w:val="000000"/>
              </w:rPr>
              <w:t>Kappa</w:t>
            </w:r>
          </w:p>
        </w:tc>
        <w:tc>
          <w:tcPr>
            <w:tcW w:w="1740" w:type="dxa"/>
            <w:tcBorders>
              <w:top w:val="nil"/>
              <w:left w:val="nil"/>
              <w:bottom w:val="nil"/>
              <w:right w:val="nil"/>
            </w:tcBorders>
            <w:shd w:val="clear" w:color="auto" w:fill="auto"/>
            <w:noWrap/>
            <w:vAlign w:val="center"/>
            <w:hideMark/>
          </w:tcPr>
          <w:p w14:paraId="048FB6ED"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0.1482</w:t>
            </w:r>
          </w:p>
        </w:tc>
        <w:tc>
          <w:tcPr>
            <w:tcW w:w="1680" w:type="dxa"/>
            <w:tcBorders>
              <w:top w:val="nil"/>
              <w:left w:val="nil"/>
              <w:bottom w:val="nil"/>
              <w:right w:val="nil"/>
            </w:tcBorders>
            <w:shd w:val="clear" w:color="auto" w:fill="auto"/>
            <w:noWrap/>
            <w:vAlign w:val="center"/>
            <w:hideMark/>
          </w:tcPr>
          <w:p w14:paraId="18696563"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0.1114</w:t>
            </w:r>
          </w:p>
        </w:tc>
        <w:tc>
          <w:tcPr>
            <w:tcW w:w="1260" w:type="dxa"/>
            <w:tcBorders>
              <w:top w:val="nil"/>
              <w:left w:val="nil"/>
              <w:bottom w:val="nil"/>
              <w:right w:val="nil"/>
            </w:tcBorders>
            <w:shd w:val="clear" w:color="auto" w:fill="auto"/>
            <w:noWrap/>
            <w:vAlign w:val="center"/>
            <w:hideMark/>
          </w:tcPr>
          <w:p w14:paraId="1E633ECA"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0.829</w:t>
            </w:r>
          </w:p>
        </w:tc>
      </w:tr>
      <w:tr w:rsidR="00883514" w:rsidRPr="00883514" w14:paraId="0E68163E" w14:textId="77777777" w:rsidTr="00883514">
        <w:trPr>
          <w:trHeight w:val="300"/>
        </w:trPr>
        <w:tc>
          <w:tcPr>
            <w:tcW w:w="1260" w:type="dxa"/>
            <w:tcBorders>
              <w:top w:val="nil"/>
              <w:left w:val="nil"/>
              <w:bottom w:val="single" w:sz="4" w:space="0" w:color="auto"/>
              <w:right w:val="nil"/>
            </w:tcBorders>
            <w:shd w:val="clear" w:color="auto" w:fill="auto"/>
            <w:noWrap/>
            <w:vAlign w:val="bottom"/>
            <w:hideMark/>
          </w:tcPr>
          <w:p w14:paraId="3F25DA41" w14:textId="77777777" w:rsidR="00883514" w:rsidRPr="00883514" w:rsidRDefault="00883514" w:rsidP="00883514">
            <w:pPr>
              <w:spacing w:after="0" w:line="240" w:lineRule="auto"/>
              <w:rPr>
                <w:rFonts w:ascii="Calibri" w:eastAsia="Times New Roman" w:hAnsi="Calibri" w:cs="Calibri"/>
                <w:b/>
                <w:bCs/>
                <w:color w:val="000000"/>
              </w:rPr>
            </w:pPr>
            <w:r w:rsidRPr="00883514">
              <w:rPr>
                <w:rFonts w:ascii="Calibri" w:eastAsia="Times New Roman" w:hAnsi="Calibri" w:cs="Calibri"/>
                <w:b/>
                <w:bCs/>
                <w:color w:val="000000"/>
              </w:rPr>
              <w:t>AUC</w:t>
            </w:r>
          </w:p>
        </w:tc>
        <w:tc>
          <w:tcPr>
            <w:tcW w:w="1740" w:type="dxa"/>
            <w:tcBorders>
              <w:top w:val="nil"/>
              <w:left w:val="nil"/>
              <w:bottom w:val="single" w:sz="4" w:space="0" w:color="auto"/>
              <w:right w:val="nil"/>
            </w:tcBorders>
            <w:shd w:val="clear" w:color="auto" w:fill="auto"/>
            <w:noWrap/>
            <w:vAlign w:val="center"/>
            <w:hideMark/>
          </w:tcPr>
          <w:p w14:paraId="2A32D392"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0.7134</w:t>
            </w:r>
          </w:p>
        </w:tc>
        <w:tc>
          <w:tcPr>
            <w:tcW w:w="1680" w:type="dxa"/>
            <w:tcBorders>
              <w:top w:val="nil"/>
              <w:left w:val="nil"/>
              <w:bottom w:val="single" w:sz="4" w:space="0" w:color="auto"/>
              <w:right w:val="nil"/>
            </w:tcBorders>
            <w:shd w:val="clear" w:color="auto" w:fill="auto"/>
            <w:noWrap/>
            <w:vAlign w:val="center"/>
            <w:hideMark/>
          </w:tcPr>
          <w:p w14:paraId="7AEB475A"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0.7131</w:t>
            </w:r>
          </w:p>
        </w:tc>
        <w:tc>
          <w:tcPr>
            <w:tcW w:w="1260" w:type="dxa"/>
            <w:tcBorders>
              <w:top w:val="nil"/>
              <w:left w:val="nil"/>
              <w:bottom w:val="single" w:sz="4" w:space="0" w:color="auto"/>
              <w:right w:val="nil"/>
            </w:tcBorders>
            <w:shd w:val="clear" w:color="auto" w:fill="auto"/>
            <w:noWrap/>
            <w:vAlign w:val="center"/>
            <w:hideMark/>
          </w:tcPr>
          <w:p w14:paraId="2F1D3431" w14:textId="77777777" w:rsidR="00883514" w:rsidRPr="00883514" w:rsidRDefault="00883514" w:rsidP="00883514">
            <w:pPr>
              <w:spacing w:after="0" w:line="240" w:lineRule="auto"/>
              <w:jc w:val="center"/>
              <w:rPr>
                <w:rFonts w:ascii="Calibri" w:eastAsia="Times New Roman" w:hAnsi="Calibri" w:cs="Calibri"/>
                <w:color w:val="000000"/>
              </w:rPr>
            </w:pPr>
            <w:r w:rsidRPr="00883514">
              <w:rPr>
                <w:rFonts w:ascii="Calibri" w:eastAsia="Times New Roman" w:hAnsi="Calibri" w:cs="Calibri"/>
                <w:color w:val="000000"/>
              </w:rPr>
              <w:t>NA</w:t>
            </w:r>
          </w:p>
        </w:tc>
      </w:tr>
    </w:tbl>
    <w:p w14:paraId="2D2F68DB" w14:textId="02A9A7FD" w:rsidR="00883514" w:rsidRDefault="00883514" w:rsidP="00F03E01">
      <w:pPr>
        <w:pStyle w:val="Caption"/>
      </w:pPr>
    </w:p>
    <w:p w14:paraId="419E58B8" w14:textId="22EB12C6" w:rsidR="00DE5A81" w:rsidRDefault="00DE5A81" w:rsidP="00DE5A81">
      <w:pPr>
        <w:pStyle w:val="Caption"/>
      </w:pPr>
      <w:bookmarkStart w:id="294" w:name="_Toc26440315"/>
      <w:r>
        <w:t xml:space="preserve">Table </w:t>
      </w:r>
      <w:r w:rsidR="00514A04">
        <w:fldChar w:fldCharType="begin"/>
      </w:r>
      <w:r w:rsidR="00514A04">
        <w:instrText xml:space="preserve"> SEQ Table \* ARABIC </w:instrText>
      </w:r>
      <w:r w:rsidR="00514A04">
        <w:fldChar w:fldCharType="separate"/>
      </w:r>
      <w:r w:rsidR="00914851">
        <w:rPr>
          <w:noProof/>
        </w:rPr>
        <w:t>39</w:t>
      </w:r>
      <w:r w:rsidR="00514A04">
        <w:rPr>
          <w:noProof/>
        </w:rPr>
        <w:fldChar w:fldCharType="end"/>
      </w:r>
      <w:r>
        <w:t>: Comparison of models based on accuracy</w:t>
      </w:r>
      <w:bookmarkEnd w:id="294"/>
    </w:p>
    <w:tbl>
      <w:tblPr>
        <w:tblW w:w="5940" w:type="dxa"/>
        <w:tblLook w:val="04A0" w:firstRow="1" w:lastRow="0" w:firstColumn="1" w:lastColumn="0" w:noHBand="0" w:noVBand="1"/>
      </w:tblPr>
      <w:tblGrid>
        <w:gridCol w:w="1260"/>
        <w:gridCol w:w="1740"/>
        <w:gridCol w:w="1680"/>
        <w:gridCol w:w="1260"/>
      </w:tblGrid>
      <w:tr w:rsidR="00DE5A81" w:rsidRPr="00DE5A81" w14:paraId="3D0B43CF" w14:textId="77777777" w:rsidTr="00DE5A81">
        <w:trPr>
          <w:trHeight w:val="300"/>
        </w:trPr>
        <w:tc>
          <w:tcPr>
            <w:tcW w:w="1260" w:type="dxa"/>
            <w:tcBorders>
              <w:top w:val="single" w:sz="4" w:space="0" w:color="auto"/>
              <w:left w:val="nil"/>
              <w:bottom w:val="nil"/>
              <w:right w:val="nil"/>
            </w:tcBorders>
            <w:shd w:val="clear" w:color="auto" w:fill="auto"/>
            <w:noWrap/>
            <w:vAlign w:val="bottom"/>
            <w:hideMark/>
          </w:tcPr>
          <w:p w14:paraId="3FE5E6A9" w14:textId="77777777" w:rsidR="00DE5A81" w:rsidRPr="00DE5A81" w:rsidRDefault="00DE5A81" w:rsidP="00DE5A81">
            <w:pPr>
              <w:spacing w:after="0" w:line="240" w:lineRule="auto"/>
              <w:rPr>
                <w:rFonts w:ascii="Calibri" w:eastAsia="Times New Roman" w:hAnsi="Calibri" w:cs="Calibri"/>
                <w:color w:val="000000"/>
              </w:rPr>
            </w:pPr>
            <w:r w:rsidRPr="00DE5A81">
              <w:rPr>
                <w:rFonts w:ascii="Calibri" w:eastAsia="Times New Roman" w:hAnsi="Calibri" w:cs="Calibri"/>
                <w:color w:val="000000"/>
              </w:rPr>
              <w:t> </w:t>
            </w:r>
          </w:p>
        </w:tc>
        <w:tc>
          <w:tcPr>
            <w:tcW w:w="1740" w:type="dxa"/>
            <w:tcBorders>
              <w:top w:val="single" w:sz="4" w:space="0" w:color="auto"/>
              <w:left w:val="nil"/>
              <w:bottom w:val="single" w:sz="4" w:space="0" w:color="auto"/>
              <w:right w:val="nil"/>
            </w:tcBorders>
            <w:shd w:val="clear" w:color="auto" w:fill="auto"/>
            <w:noWrap/>
            <w:vAlign w:val="bottom"/>
            <w:hideMark/>
          </w:tcPr>
          <w:p w14:paraId="71CEC712" w14:textId="77777777" w:rsidR="00DE5A81" w:rsidRPr="00DE5A81" w:rsidRDefault="00DE5A81" w:rsidP="00DE5A81">
            <w:pPr>
              <w:spacing w:after="0" w:line="240" w:lineRule="auto"/>
              <w:jc w:val="center"/>
              <w:rPr>
                <w:rFonts w:ascii="Calibri" w:eastAsia="Times New Roman" w:hAnsi="Calibri" w:cs="Calibri"/>
                <w:b/>
                <w:bCs/>
                <w:color w:val="000000"/>
              </w:rPr>
            </w:pPr>
            <w:r w:rsidRPr="00DE5A81">
              <w:rPr>
                <w:rFonts w:ascii="Calibri" w:eastAsia="Times New Roman" w:hAnsi="Calibri" w:cs="Calibri"/>
                <w:b/>
                <w:bCs/>
                <w:color w:val="000000"/>
              </w:rPr>
              <w:t>On Original Data</w:t>
            </w:r>
          </w:p>
        </w:tc>
        <w:tc>
          <w:tcPr>
            <w:tcW w:w="1680" w:type="dxa"/>
            <w:tcBorders>
              <w:top w:val="single" w:sz="4" w:space="0" w:color="auto"/>
              <w:left w:val="nil"/>
              <w:bottom w:val="single" w:sz="4" w:space="0" w:color="auto"/>
              <w:right w:val="nil"/>
            </w:tcBorders>
            <w:shd w:val="clear" w:color="auto" w:fill="auto"/>
            <w:noWrap/>
            <w:vAlign w:val="bottom"/>
            <w:hideMark/>
          </w:tcPr>
          <w:p w14:paraId="24B7EA0A" w14:textId="77777777" w:rsidR="00DE5A81" w:rsidRPr="00DE5A81" w:rsidRDefault="00DE5A81" w:rsidP="00DE5A81">
            <w:pPr>
              <w:spacing w:after="0" w:line="240" w:lineRule="auto"/>
              <w:jc w:val="center"/>
              <w:rPr>
                <w:rFonts w:ascii="Calibri" w:eastAsia="Times New Roman" w:hAnsi="Calibri" w:cs="Calibri"/>
                <w:b/>
                <w:bCs/>
                <w:color w:val="000000"/>
              </w:rPr>
            </w:pPr>
            <w:r w:rsidRPr="00DE5A81">
              <w:rPr>
                <w:rFonts w:ascii="Calibri" w:eastAsia="Times New Roman" w:hAnsi="Calibri" w:cs="Calibri"/>
                <w:b/>
                <w:bCs/>
                <w:color w:val="000000"/>
              </w:rPr>
              <w:t>Regularized</w:t>
            </w:r>
          </w:p>
        </w:tc>
        <w:tc>
          <w:tcPr>
            <w:tcW w:w="1260" w:type="dxa"/>
            <w:tcBorders>
              <w:top w:val="single" w:sz="4" w:space="0" w:color="auto"/>
              <w:left w:val="nil"/>
              <w:bottom w:val="single" w:sz="4" w:space="0" w:color="auto"/>
              <w:right w:val="nil"/>
            </w:tcBorders>
            <w:shd w:val="clear" w:color="auto" w:fill="auto"/>
            <w:noWrap/>
            <w:vAlign w:val="bottom"/>
            <w:hideMark/>
          </w:tcPr>
          <w:p w14:paraId="3E9A35B5" w14:textId="77777777" w:rsidR="00DE5A81" w:rsidRPr="00DE5A81" w:rsidRDefault="00DE5A81" w:rsidP="00DE5A81">
            <w:pPr>
              <w:spacing w:after="0" w:line="240" w:lineRule="auto"/>
              <w:jc w:val="center"/>
              <w:rPr>
                <w:rFonts w:ascii="Calibri" w:eastAsia="Times New Roman" w:hAnsi="Calibri" w:cs="Calibri"/>
                <w:b/>
                <w:bCs/>
                <w:color w:val="000000"/>
              </w:rPr>
            </w:pPr>
            <w:r w:rsidRPr="00DE5A81">
              <w:rPr>
                <w:rFonts w:ascii="Calibri" w:eastAsia="Times New Roman" w:hAnsi="Calibri" w:cs="Calibri"/>
                <w:b/>
                <w:bCs/>
                <w:color w:val="000000"/>
              </w:rPr>
              <w:t>On 15 PC</w:t>
            </w:r>
          </w:p>
        </w:tc>
      </w:tr>
      <w:tr w:rsidR="00DE5A81" w:rsidRPr="00DE5A81" w14:paraId="543AF937" w14:textId="77777777" w:rsidTr="00DE5A81">
        <w:trPr>
          <w:trHeight w:val="300"/>
        </w:trPr>
        <w:tc>
          <w:tcPr>
            <w:tcW w:w="1260" w:type="dxa"/>
            <w:tcBorders>
              <w:top w:val="nil"/>
              <w:left w:val="nil"/>
              <w:bottom w:val="single" w:sz="4" w:space="0" w:color="auto"/>
              <w:right w:val="nil"/>
            </w:tcBorders>
            <w:shd w:val="clear" w:color="auto" w:fill="auto"/>
            <w:noWrap/>
            <w:vAlign w:val="bottom"/>
            <w:hideMark/>
          </w:tcPr>
          <w:p w14:paraId="74353AFB" w14:textId="77777777" w:rsidR="00DE5A81" w:rsidRPr="00DE5A81" w:rsidRDefault="00DE5A81" w:rsidP="00DE5A81">
            <w:pPr>
              <w:spacing w:after="0" w:line="240" w:lineRule="auto"/>
              <w:rPr>
                <w:rFonts w:ascii="Calibri" w:eastAsia="Times New Roman" w:hAnsi="Calibri" w:cs="Calibri"/>
                <w:color w:val="000000"/>
              </w:rPr>
            </w:pPr>
            <w:r w:rsidRPr="00DE5A81">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center"/>
            <w:hideMark/>
          </w:tcPr>
          <w:p w14:paraId="3924A6C5" w14:textId="77777777" w:rsidR="00DE5A81" w:rsidRPr="00DE5A81" w:rsidRDefault="00DE5A81" w:rsidP="00DE5A81">
            <w:pPr>
              <w:spacing w:after="0" w:line="240" w:lineRule="auto"/>
              <w:jc w:val="center"/>
              <w:rPr>
                <w:rFonts w:ascii="Calibri" w:eastAsia="Times New Roman" w:hAnsi="Calibri" w:cs="Calibri"/>
                <w:b/>
                <w:bCs/>
                <w:color w:val="000000"/>
              </w:rPr>
            </w:pPr>
            <w:r w:rsidRPr="00DE5A81">
              <w:rPr>
                <w:rFonts w:ascii="Calibri" w:eastAsia="Times New Roman" w:hAnsi="Calibri" w:cs="Calibri"/>
                <w:b/>
                <w:bCs/>
                <w:color w:val="000000"/>
              </w:rPr>
              <w:t>LDA</w:t>
            </w:r>
          </w:p>
        </w:tc>
        <w:tc>
          <w:tcPr>
            <w:tcW w:w="1680" w:type="dxa"/>
            <w:tcBorders>
              <w:top w:val="nil"/>
              <w:left w:val="nil"/>
              <w:bottom w:val="single" w:sz="4" w:space="0" w:color="auto"/>
              <w:right w:val="nil"/>
            </w:tcBorders>
            <w:shd w:val="clear" w:color="auto" w:fill="auto"/>
            <w:noWrap/>
            <w:vAlign w:val="bottom"/>
            <w:hideMark/>
          </w:tcPr>
          <w:p w14:paraId="4E1EA982" w14:textId="77777777" w:rsidR="00DE5A81" w:rsidRPr="00DE5A81" w:rsidRDefault="00DE5A81" w:rsidP="00DE5A81">
            <w:pPr>
              <w:spacing w:after="0" w:line="240" w:lineRule="auto"/>
              <w:jc w:val="center"/>
              <w:rPr>
                <w:rFonts w:ascii="Calibri" w:eastAsia="Times New Roman" w:hAnsi="Calibri" w:cs="Calibri"/>
                <w:b/>
                <w:bCs/>
                <w:color w:val="000000"/>
              </w:rPr>
            </w:pPr>
            <w:proofErr w:type="spellStart"/>
            <w:r w:rsidRPr="00DE5A81">
              <w:rPr>
                <w:rFonts w:ascii="Calibri" w:eastAsia="Times New Roman" w:hAnsi="Calibri" w:cs="Calibri"/>
                <w:b/>
                <w:bCs/>
                <w:color w:val="000000"/>
              </w:rPr>
              <w:t>Lasso.min</w:t>
            </w:r>
            <w:proofErr w:type="spellEnd"/>
            <w:r w:rsidRPr="00DE5A81">
              <w:rPr>
                <w:rFonts w:ascii="Calibri" w:eastAsia="Times New Roman" w:hAnsi="Calibri" w:cs="Calibri"/>
                <w:b/>
                <w:bCs/>
                <w:color w:val="000000"/>
              </w:rPr>
              <w:t xml:space="preserve"> Logistic</w:t>
            </w:r>
          </w:p>
        </w:tc>
        <w:tc>
          <w:tcPr>
            <w:tcW w:w="1260" w:type="dxa"/>
            <w:tcBorders>
              <w:top w:val="nil"/>
              <w:left w:val="nil"/>
              <w:bottom w:val="single" w:sz="4" w:space="0" w:color="auto"/>
              <w:right w:val="nil"/>
            </w:tcBorders>
            <w:shd w:val="clear" w:color="auto" w:fill="auto"/>
            <w:noWrap/>
            <w:vAlign w:val="center"/>
            <w:hideMark/>
          </w:tcPr>
          <w:p w14:paraId="0959C72F" w14:textId="77777777" w:rsidR="00DE5A81" w:rsidRPr="00DE5A81" w:rsidRDefault="00DE5A81" w:rsidP="00DE5A81">
            <w:pPr>
              <w:spacing w:after="0" w:line="240" w:lineRule="auto"/>
              <w:rPr>
                <w:rFonts w:ascii="Calibri" w:eastAsia="Times New Roman" w:hAnsi="Calibri" w:cs="Calibri"/>
                <w:b/>
                <w:bCs/>
                <w:color w:val="000000"/>
              </w:rPr>
            </w:pPr>
            <w:r w:rsidRPr="00DE5A81">
              <w:rPr>
                <w:rFonts w:ascii="Calibri" w:eastAsia="Times New Roman" w:hAnsi="Calibri" w:cs="Calibri"/>
                <w:b/>
                <w:bCs/>
                <w:color w:val="000000"/>
              </w:rPr>
              <w:t>KNN=5.pca</w:t>
            </w:r>
          </w:p>
        </w:tc>
      </w:tr>
      <w:tr w:rsidR="00DE5A81" w:rsidRPr="00DE5A81" w14:paraId="450EC8D4" w14:textId="77777777" w:rsidTr="00DE5A81">
        <w:trPr>
          <w:trHeight w:val="300"/>
        </w:trPr>
        <w:tc>
          <w:tcPr>
            <w:tcW w:w="1260" w:type="dxa"/>
            <w:tcBorders>
              <w:top w:val="nil"/>
              <w:left w:val="nil"/>
              <w:bottom w:val="nil"/>
              <w:right w:val="nil"/>
            </w:tcBorders>
            <w:shd w:val="clear" w:color="auto" w:fill="auto"/>
            <w:noWrap/>
            <w:vAlign w:val="bottom"/>
            <w:hideMark/>
          </w:tcPr>
          <w:p w14:paraId="75779416" w14:textId="77777777" w:rsidR="00DE5A81" w:rsidRPr="00DE5A81" w:rsidRDefault="00DE5A81" w:rsidP="00DE5A81">
            <w:pPr>
              <w:spacing w:after="0" w:line="240" w:lineRule="auto"/>
              <w:rPr>
                <w:rFonts w:ascii="Calibri" w:eastAsia="Times New Roman" w:hAnsi="Calibri" w:cs="Calibri"/>
                <w:b/>
                <w:bCs/>
                <w:color w:val="000000"/>
              </w:rPr>
            </w:pPr>
            <w:r w:rsidRPr="00DE5A81">
              <w:rPr>
                <w:rFonts w:ascii="Calibri" w:eastAsia="Times New Roman" w:hAnsi="Calibri" w:cs="Calibri"/>
                <w:b/>
                <w:bCs/>
                <w:color w:val="000000"/>
              </w:rPr>
              <w:t>Accuracy</w:t>
            </w:r>
          </w:p>
        </w:tc>
        <w:tc>
          <w:tcPr>
            <w:tcW w:w="1740" w:type="dxa"/>
            <w:tcBorders>
              <w:top w:val="nil"/>
              <w:left w:val="nil"/>
              <w:bottom w:val="nil"/>
              <w:right w:val="nil"/>
            </w:tcBorders>
            <w:shd w:val="clear" w:color="auto" w:fill="auto"/>
            <w:noWrap/>
            <w:vAlign w:val="center"/>
            <w:hideMark/>
          </w:tcPr>
          <w:p w14:paraId="0778F96C"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0.8148</w:t>
            </w:r>
          </w:p>
        </w:tc>
        <w:tc>
          <w:tcPr>
            <w:tcW w:w="1680" w:type="dxa"/>
            <w:tcBorders>
              <w:top w:val="nil"/>
              <w:left w:val="nil"/>
              <w:bottom w:val="nil"/>
              <w:right w:val="nil"/>
            </w:tcBorders>
            <w:shd w:val="clear" w:color="auto" w:fill="auto"/>
            <w:noWrap/>
            <w:vAlign w:val="center"/>
            <w:hideMark/>
          </w:tcPr>
          <w:p w14:paraId="4705473A"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0.7933</w:t>
            </w:r>
          </w:p>
        </w:tc>
        <w:tc>
          <w:tcPr>
            <w:tcW w:w="1260" w:type="dxa"/>
            <w:tcBorders>
              <w:top w:val="nil"/>
              <w:left w:val="nil"/>
              <w:bottom w:val="nil"/>
              <w:right w:val="nil"/>
            </w:tcBorders>
            <w:shd w:val="clear" w:color="auto" w:fill="auto"/>
            <w:noWrap/>
            <w:vAlign w:val="center"/>
            <w:hideMark/>
          </w:tcPr>
          <w:p w14:paraId="308A4F3E"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0.9439</w:t>
            </w:r>
          </w:p>
        </w:tc>
      </w:tr>
      <w:tr w:rsidR="00DE5A81" w:rsidRPr="00DE5A81" w14:paraId="52FEADFE" w14:textId="77777777" w:rsidTr="00DE5A81">
        <w:trPr>
          <w:trHeight w:val="300"/>
        </w:trPr>
        <w:tc>
          <w:tcPr>
            <w:tcW w:w="1260" w:type="dxa"/>
            <w:tcBorders>
              <w:top w:val="nil"/>
              <w:left w:val="nil"/>
              <w:bottom w:val="nil"/>
              <w:right w:val="nil"/>
            </w:tcBorders>
            <w:shd w:val="clear" w:color="auto" w:fill="auto"/>
            <w:noWrap/>
            <w:vAlign w:val="bottom"/>
            <w:hideMark/>
          </w:tcPr>
          <w:p w14:paraId="633B358B" w14:textId="77777777" w:rsidR="00DE5A81" w:rsidRPr="00DE5A81" w:rsidRDefault="00DE5A81" w:rsidP="00DE5A81">
            <w:pPr>
              <w:spacing w:after="0" w:line="240" w:lineRule="auto"/>
              <w:rPr>
                <w:rFonts w:ascii="Calibri" w:eastAsia="Times New Roman" w:hAnsi="Calibri" w:cs="Calibri"/>
                <w:b/>
                <w:bCs/>
                <w:color w:val="000000"/>
              </w:rPr>
            </w:pPr>
            <w:r w:rsidRPr="00DE5A81">
              <w:rPr>
                <w:rFonts w:ascii="Calibri" w:eastAsia="Times New Roman" w:hAnsi="Calibri" w:cs="Calibri"/>
                <w:b/>
                <w:bCs/>
                <w:color w:val="000000"/>
              </w:rPr>
              <w:t>Sensitivity</w:t>
            </w:r>
          </w:p>
        </w:tc>
        <w:tc>
          <w:tcPr>
            <w:tcW w:w="1740" w:type="dxa"/>
            <w:tcBorders>
              <w:top w:val="nil"/>
              <w:left w:val="nil"/>
              <w:bottom w:val="nil"/>
              <w:right w:val="nil"/>
            </w:tcBorders>
            <w:shd w:val="clear" w:color="auto" w:fill="auto"/>
            <w:noWrap/>
            <w:vAlign w:val="center"/>
            <w:hideMark/>
          </w:tcPr>
          <w:p w14:paraId="71820F1A"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0.9668</w:t>
            </w:r>
          </w:p>
        </w:tc>
        <w:tc>
          <w:tcPr>
            <w:tcW w:w="1680" w:type="dxa"/>
            <w:tcBorders>
              <w:top w:val="nil"/>
              <w:left w:val="nil"/>
              <w:bottom w:val="nil"/>
              <w:right w:val="nil"/>
            </w:tcBorders>
            <w:shd w:val="clear" w:color="auto" w:fill="auto"/>
            <w:noWrap/>
            <w:vAlign w:val="center"/>
            <w:hideMark/>
          </w:tcPr>
          <w:p w14:paraId="258A5115"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0.9898</w:t>
            </w:r>
          </w:p>
        </w:tc>
        <w:tc>
          <w:tcPr>
            <w:tcW w:w="1260" w:type="dxa"/>
            <w:tcBorders>
              <w:top w:val="nil"/>
              <w:left w:val="nil"/>
              <w:bottom w:val="nil"/>
              <w:right w:val="nil"/>
            </w:tcBorders>
            <w:shd w:val="clear" w:color="auto" w:fill="auto"/>
            <w:noWrap/>
            <w:vAlign w:val="center"/>
            <w:hideMark/>
          </w:tcPr>
          <w:p w14:paraId="46555730"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0.9845</w:t>
            </w:r>
          </w:p>
        </w:tc>
      </w:tr>
      <w:tr w:rsidR="00DE5A81" w:rsidRPr="00DE5A81" w14:paraId="619EF419" w14:textId="77777777" w:rsidTr="00DE5A81">
        <w:trPr>
          <w:trHeight w:val="300"/>
        </w:trPr>
        <w:tc>
          <w:tcPr>
            <w:tcW w:w="1260" w:type="dxa"/>
            <w:tcBorders>
              <w:top w:val="nil"/>
              <w:left w:val="nil"/>
              <w:bottom w:val="nil"/>
              <w:right w:val="nil"/>
            </w:tcBorders>
            <w:shd w:val="clear" w:color="auto" w:fill="auto"/>
            <w:noWrap/>
            <w:vAlign w:val="bottom"/>
            <w:hideMark/>
          </w:tcPr>
          <w:p w14:paraId="0F65D626" w14:textId="77777777" w:rsidR="00DE5A81" w:rsidRPr="00DE5A81" w:rsidRDefault="00DE5A81" w:rsidP="00DE5A81">
            <w:pPr>
              <w:spacing w:after="0" w:line="240" w:lineRule="auto"/>
              <w:rPr>
                <w:rFonts w:ascii="Calibri" w:eastAsia="Times New Roman" w:hAnsi="Calibri" w:cs="Calibri"/>
                <w:b/>
                <w:bCs/>
                <w:color w:val="000000"/>
              </w:rPr>
            </w:pPr>
            <w:r w:rsidRPr="00DE5A81">
              <w:rPr>
                <w:rFonts w:ascii="Calibri" w:eastAsia="Times New Roman" w:hAnsi="Calibri" w:cs="Calibri"/>
                <w:b/>
                <w:bCs/>
                <w:color w:val="000000"/>
              </w:rPr>
              <w:t>Specificity</w:t>
            </w:r>
          </w:p>
        </w:tc>
        <w:tc>
          <w:tcPr>
            <w:tcW w:w="1740" w:type="dxa"/>
            <w:tcBorders>
              <w:top w:val="nil"/>
              <w:left w:val="nil"/>
              <w:bottom w:val="nil"/>
              <w:right w:val="nil"/>
            </w:tcBorders>
            <w:shd w:val="clear" w:color="auto" w:fill="auto"/>
            <w:noWrap/>
            <w:vAlign w:val="center"/>
            <w:hideMark/>
          </w:tcPr>
          <w:p w14:paraId="50D5205C"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0.2678</w:t>
            </w:r>
          </w:p>
        </w:tc>
        <w:tc>
          <w:tcPr>
            <w:tcW w:w="1680" w:type="dxa"/>
            <w:tcBorders>
              <w:top w:val="nil"/>
              <w:left w:val="nil"/>
              <w:bottom w:val="nil"/>
              <w:right w:val="nil"/>
            </w:tcBorders>
            <w:shd w:val="clear" w:color="auto" w:fill="auto"/>
            <w:noWrap/>
            <w:vAlign w:val="center"/>
            <w:hideMark/>
          </w:tcPr>
          <w:p w14:paraId="1B4737E0"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0.0864</w:t>
            </w:r>
          </w:p>
        </w:tc>
        <w:tc>
          <w:tcPr>
            <w:tcW w:w="1260" w:type="dxa"/>
            <w:tcBorders>
              <w:top w:val="nil"/>
              <w:left w:val="nil"/>
              <w:bottom w:val="nil"/>
              <w:right w:val="nil"/>
            </w:tcBorders>
            <w:shd w:val="clear" w:color="auto" w:fill="auto"/>
            <w:noWrap/>
            <w:vAlign w:val="center"/>
            <w:hideMark/>
          </w:tcPr>
          <w:p w14:paraId="163746AC"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0.7976</w:t>
            </w:r>
          </w:p>
        </w:tc>
      </w:tr>
      <w:tr w:rsidR="00DE5A81" w:rsidRPr="00DE5A81" w14:paraId="5FC17254" w14:textId="77777777" w:rsidTr="00DE5A81">
        <w:trPr>
          <w:trHeight w:val="300"/>
        </w:trPr>
        <w:tc>
          <w:tcPr>
            <w:tcW w:w="1260" w:type="dxa"/>
            <w:tcBorders>
              <w:top w:val="nil"/>
              <w:left w:val="nil"/>
              <w:bottom w:val="nil"/>
              <w:right w:val="nil"/>
            </w:tcBorders>
            <w:shd w:val="clear" w:color="auto" w:fill="auto"/>
            <w:noWrap/>
            <w:vAlign w:val="bottom"/>
            <w:hideMark/>
          </w:tcPr>
          <w:p w14:paraId="2A074517" w14:textId="77777777" w:rsidR="00DE5A81" w:rsidRPr="00DE5A81" w:rsidRDefault="00DE5A81" w:rsidP="00DE5A81">
            <w:pPr>
              <w:spacing w:after="0" w:line="240" w:lineRule="auto"/>
              <w:rPr>
                <w:rFonts w:ascii="Calibri" w:eastAsia="Times New Roman" w:hAnsi="Calibri" w:cs="Calibri"/>
                <w:b/>
                <w:bCs/>
                <w:color w:val="000000"/>
              </w:rPr>
            </w:pPr>
            <w:r w:rsidRPr="00DE5A81">
              <w:rPr>
                <w:rFonts w:ascii="Calibri" w:eastAsia="Times New Roman" w:hAnsi="Calibri" w:cs="Calibri"/>
                <w:b/>
                <w:bCs/>
                <w:color w:val="000000"/>
              </w:rPr>
              <w:t>Kappa</w:t>
            </w:r>
          </w:p>
        </w:tc>
        <w:tc>
          <w:tcPr>
            <w:tcW w:w="1740" w:type="dxa"/>
            <w:tcBorders>
              <w:top w:val="nil"/>
              <w:left w:val="nil"/>
              <w:bottom w:val="nil"/>
              <w:right w:val="nil"/>
            </w:tcBorders>
            <w:shd w:val="clear" w:color="auto" w:fill="auto"/>
            <w:noWrap/>
            <w:vAlign w:val="center"/>
            <w:hideMark/>
          </w:tcPr>
          <w:p w14:paraId="73F24D4F"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0.3012</w:t>
            </w:r>
          </w:p>
        </w:tc>
        <w:tc>
          <w:tcPr>
            <w:tcW w:w="1680" w:type="dxa"/>
            <w:tcBorders>
              <w:top w:val="nil"/>
              <w:left w:val="nil"/>
              <w:bottom w:val="nil"/>
              <w:right w:val="nil"/>
            </w:tcBorders>
            <w:shd w:val="clear" w:color="auto" w:fill="auto"/>
            <w:noWrap/>
            <w:vAlign w:val="center"/>
            <w:hideMark/>
          </w:tcPr>
          <w:p w14:paraId="318CB441"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0.1114</w:t>
            </w:r>
          </w:p>
        </w:tc>
        <w:tc>
          <w:tcPr>
            <w:tcW w:w="1260" w:type="dxa"/>
            <w:tcBorders>
              <w:top w:val="nil"/>
              <w:left w:val="nil"/>
              <w:bottom w:val="nil"/>
              <w:right w:val="nil"/>
            </w:tcBorders>
            <w:shd w:val="clear" w:color="auto" w:fill="auto"/>
            <w:noWrap/>
            <w:vAlign w:val="center"/>
            <w:hideMark/>
          </w:tcPr>
          <w:p w14:paraId="7DEBF275"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0.8259</w:t>
            </w:r>
          </w:p>
        </w:tc>
      </w:tr>
      <w:tr w:rsidR="00DE5A81" w:rsidRPr="00DE5A81" w14:paraId="22F872C7" w14:textId="77777777" w:rsidTr="00DE5A81">
        <w:trPr>
          <w:trHeight w:val="300"/>
        </w:trPr>
        <w:tc>
          <w:tcPr>
            <w:tcW w:w="1260" w:type="dxa"/>
            <w:tcBorders>
              <w:top w:val="nil"/>
              <w:left w:val="nil"/>
              <w:bottom w:val="single" w:sz="4" w:space="0" w:color="auto"/>
              <w:right w:val="nil"/>
            </w:tcBorders>
            <w:shd w:val="clear" w:color="auto" w:fill="auto"/>
            <w:noWrap/>
            <w:vAlign w:val="bottom"/>
            <w:hideMark/>
          </w:tcPr>
          <w:p w14:paraId="1B4BFC3A" w14:textId="77777777" w:rsidR="00DE5A81" w:rsidRPr="00DE5A81" w:rsidRDefault="00DE5A81" w:rsidP="00DE5A81">
            <w:pPr>
              <w:spacing w:after="0" w:line="240" w:lineRule="auto"/>
              <w:rPr>
                <w:rFonts w:ascii="Calibri" w:eastAsia="Times New Roman" w:hAnsi="Calibri" w:cs="Calibri"/>
                <w:b/>
                <w:bCs/>
                <w:color w:val="000000"/>
              </w:rPr>
            </w:pPr>
            <w:r w:rsidRPr="00DE5A81">
              <w:rPr>
                <w:rFonts w:ascii="Calibri" w:eastAsia="Times New Roman" w:hAnsi="Calibri" w:cs="Calibri"/>
                <w:b/>
                <w:bCs/>
                <w:color w:val="000000"/>
              </w:rPr>
              <w:t>AUC</w:t>
            </w:r>
          </w:p>
        </w:tc>
        <w:tc>
          <w:tcPr>
            <w:tcW w:w="1740" w:type="dxa"/>
            <w:tcBorders>
              <w:top w:val="nil"/>
              <w:left w:val="nil"/>
              <w:bottom w:val="single" w:sz="4" w:space="0" w:color="auto"/>
              <w:right w:val="nil"/>
            </w:tcBorders>
            <w:shd w:val="clear" w:color="auto" w:fill="auto"/>
            <w:noWrap/>
            <w:vAlign w:val="center"/>
            <w:hideMark/>
          </w:tcPr>
          <w:p w14:paraId="4D17EC46"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0.7084</w:t>
            </w:r>
          </w:p>
        </w:tc>
        <w:tc>
          <w:tcPr>
            <w:tcW w:w="1680" w:type="dxa"/>
            <w:tcBorders>
              <w:top w:val="nil"/>
              <w:left w:val="nil"/>
              <w:bottom w:val="single" w:sz="4" w:space="0" w:color="auto"/>
              <w:right w:val="nil"/>
            </w:tcBorders>
            <w:shd w:val="clear" w:color="auto" w:fill="auto"/>
            <w:noWrap/>
            <w:vAlign w:val="center"/>
            <w:hideMark/>
          </w:tcPr>
          <w:p w14:paraId="29D023E8"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0.7131</w:t>
            </w:r>
          </w:p>
        </w:tc>
        <w:tc>
          <w:tcPr>
            <w:tcW w:w="1260" w:type="dxa"/>
            <w:tcBorders>
              <w:top w:val="nil"/>
              <w:left w:val="nil"/>
              <w:bottom w:val="single" w:sz="4" w:space="0" w:color="auto"/>
              <w:right w:val="nil"/>
            </w:tcBorders>
            <w:shd w:val="clear" w:color="auto" w:fill="auto"/>
            <w:noWrap/>
            <w:vAlign w:val="center"/>
            <w:hideMark/>
          </w:tcPr>
          <w:p w14:paraId="30FE3307" w14:textId="77777777" w:rsidR="00DE5A81" w:rsidRPr="00DE5A81" w:rsidRDefault="00DE5A81" w:rsidP="00DE5A81">
            <w:pPr>
              <w:spacing w:after="0" w:line="240" w:lineRule="auto"/>
              <w:jc w:val="center"/>
              <w:rPr>
                <w:rFonts w:ascii="Calibri" w:eastAsia="Times New Roman" w:hAnsi="Calibri" w:cs="Calibri"/>
                <w:color w:val="000000"/>
              </w:rPr>
            </w:pPr>
            <w:r w:rsidRPr="00DE5A81">
              <w:rPr>
                <w:rFonts w:ascii="Calibri" w:eastAsia="Times New Roman" w:hAnsi="Calibri" w:cs="Calibri"/>
                <w:color w:val="000000"/>
              </w:rPr>
              <w:t>NA</w:t>
            </w:r>
          </w:p>
        </w:tc>
      </w:tr>
    </w:tbl>
    <w:p w14:paraId="349CEA9A" w14:textId="77777777" w:rsidR="00DE5A81" w:rsidRPr="00DE5A81" w:rsidRDefault="00DE5A81" w:rsidP="00DE5A81"/>
    <w:p w14:paraId="16D3A1AB" w14:textId="7EEC59C8" w:rsidR="00883514" w:rsidRDefault="00BB559B" w:rsidP="00883514">
      <w:pPr>
        <w:rPr>
          <w:rFonts w:ascii="Times New Roman" w:hAnsi="Times New Roman" w:cs="Times New Roman"/>
          <w:sz w:val="24"/>
          <w:szCs w:val="24"/>
        </w:rPr>
      </w:pPr>
      <w:r w:rsidRPr="00BB559B">
        <w:rPr>
          <w:rFonts w:ascii="Times New Roman" w:hAnsi="Times New Roman" w:cs="Times New Roman"/>
          <w:sz w:val="24"/>
          <w:szCs w:val="24"/>
        </w:rPr>
        <w:t xml:space="preserve">If we take specificity as </w:t>
      </w:r>
      <w:ins w:id="295" w:author="Roxanne Salinas" w:date="2019-12-05T17:53:00Z">
        <w:r w:rsidR="003B317C">
          <w:rPr>
            <w:rFonts w:ascii="Times New Roman" w:hAnsi="Times New Roman" w:cs="Times New Roman"/>
            <w:sz w:val="24"/>
            <w:szCs w:val="24"/>
          </w:rPr>
          <w:t>the</w:t>
        </w:r>
      </w:ins>
      <w:del w:id="296" w:author="Roxanne Salinas" w:date="2019-12-05T17:53:00Z">
        <w:r w:rsidRPr="00BB559B" w:rsidDel="003B317C">
          <w:rPr>
            <w:rFonts w:ascii="Times New Roman" w:hAnsi="Times New Roman" w:cs="Times New Roman"/>
            <w:sz w:val="24"/>
            <w:szCs w:val="24"/>
          </w:rPr>
          <w:delText>a</w:delText>
        </w:r>
      </w:del>
      <w:r w:rsidRPr="00BB559B">
        <w:rPr>
          <w:rFonts w:ascii="Times New Roman" w:hAnsi="Times New Roman" w:cs="Times New Roman"/>
          <w:sz w:val="24"/>
          <w:szCs w:val="24"/>
        </w:rPr>
        <w:t xml:space="preserve"> criteria of choice (based on our response distribution, rightly so), KNN for K=1 model on the first 15 principal components is </w:t>
      </w:r>
      <w:ins w:id="297" w:author="Roxanne Salinas" w:date="2019-12-05T17:53:00Z">
        <w:r w:rsidR="003B317C">
          <w:rPr>
            <w:rFonts w:ascii="Times New Roman" w:hAnsi="Times New Roman" w:cs="Times New Roman"/>
            <w:sz w:val="24"/>
            <w:szCs w:val="24"/>
          </w:rPr>
          <w:t>the</w:t>
        </w:r>
      </w:ins>
      <w:del w:id="298" w:author="Roxanne Salinas" w:date="2019-12-05T17:53:00Z">
        <w:r w:rsidRPr="00BB559B" w:rsidDel="003B317C">
          <w:rPr>
            <w:rFonts w:ascii="Times New Roman" w:hAnsi="Times New Roman" w:cs="Times New Roman"/>
            <w:sz w:val="24"/>
            <w:szCs w:val="24"/>
          </w:rPr>
          <w:delText>a</w:delText>
        </w:r>
      </w:del>
      <w:r w:rsidRPr="00BB559B">
        <w:rPr>
          <w:rFonts w:ascii="Times New Roman" w:hAnsi="Times New Roman" w:cs="Times New Roman"/>
          <w:sz w:val="24"/>
          <w:szCs w:val="24"/>
        </w:rPr>
        <w:t xml:space="preserve"> model of choice.</w:t>
      </w:r>
      <w:r w:rsidR="00DE5A81">
        <w:rPr>
          <w:rFonts w:ascii="Times New Roman" w:hAnsi="Times New Roman" w:cs="Times New Roman"/>
          <w:sz w:val="24"/>
          <w:szCs w:val="24"/>
        </w:rPr>
        <w:t xml:space="preserve"> However, KNN for K=5 is the model of choice based on accuracy. The difference of test error between these two models is negligible. </w:t>
      </w:r>
    </w:p>
    <w:p w14:paraId="7A08C55E" w14:textId="3DA2CD73" w:rsidR="00914851" w:rsidRDefault="00914851" w:rsidP="00883514">
      <w:pPr>
        <w:rPr>
          <w:rFonts w:ascii="Times New Roman" w:hAnsi="Times New Roman" w:cs="Times New Roman"/>
          <w:sz w:val="24"/>
          <w:szCs w:val="24"/>
        </w:rPr>
      </w:pPr>
      <w:r>
        <w:rPr>
          <w:rFonts w:ascii="Times New Roman" w:hAnsi="Times New Roman" w:cs="Times New Roman"/>
          <w:sz w:val="24"/>
          <w:szCs w:val="24"/>
        </w:rPr>
        <w:t>For the sake of robustness, we calculated accuracy, sensitivity and specificity of these models for 100 different iterations of training and test data. The mean results are listed in the table below:</w:t>
      </w:r>
    </w:p>
    <w:p w14:paraId="4B62AAA8" w14:textId="06BCA35D" w:rsidR="00914851" w:rsidRDefault="00914851" w:rsidP="00914851">
      <w:pPr>
        <w:pStyle w:val="Caption"/>
      </w:pPr>
      <w:bookmarkStart w:id="299" w:name="_Toc26440316"/>
      <w:r>
        <w:t xml:space="preserve">Table </w:t>
      </w:r>
      <w:r w:rsidR="00514A04">
        <w:fldChar w:fldCharType="begin"/>
      </w:r>
      <w:r w:rsidR="00514A04">
        <w:instrText xml:space="preserve"> SEQ Table \* ARABIC </w:instrText>
      </w:r>
      <w:r w:rsidR="00514A04">
        <w:fldChar w:fldCharType="separate"/>
      </w:r>
      <w:r>
        <w:rPr>
          <w:noProof/>
        </w:rPr>
        <w:t>40</w:t>
      </w:r>
      <w:r w:rsidR="00514A04">
        <w:rPr>
          <w:noProof/>
        </w:rPr>
        <w:fldChar w:fldCharType="end"/>
      </w:r>
      <w:r>
        <w:t>: Mean confusion matrices statistic for 100 iterations of training and test data</w:t>
      </w:r>
      <w:bookmarkEnd w:id="299"/>
    </w:p>
    <w:tbl>
      <w:tblPr>
        <w:tblW w:w="4520" w:type="dxa"/>
        <w:tblLook w:val="04A0" w:firstRow="1" w:lastRow="0" w:firstColumn="1" w:lastColumn="0" w:noHBand="0" w:noVBand="1"/>
      </w:tblPr>
      <w:tblGrid>
        <w:gridCol w:w="1468"/>
        <w:gridCol w:w="1526"/>
        <w:gridCol w:w="1526"/>
      </w:tblGrid>
      <w:tr w:rsidR="00914851" w:rsidRPr="00914851" w14:paraId="15D6C957" w14:textId="77777777" w:rsidTr="00914851">
        <w:trPr>
          <w:trHeight w:val="300"/>
        </w:trPr>
        <w:tc>
          <w:tcPr>
            <w:tcW w:w="4520" w:type="dxa"/>
            <w:gridSpan w:val="3"/>
            <w:tcBorders>
              <w:top w:val="single" w:sz="4" w:space="0" w:color="auto"/>
              <w:left w:val="nil"/>
              <w:bottom w:val="single" w:sz="4" w:space="0" w:color="auto"/>
              <w:right w:val="nil"/>
            </w:tcBorders>
            <w:shd w:val="clear" w:color="auto" w:fill="auto"/>
            <w:noWrap/>
            <w:vAlign w:val="bottom"/>
            <w:hideMark/>
          </w:tcPr>
          <w:p w14:paraId="40479974" w14:textId="77777777" w:rsidR="00914851" w:rsidRPr="00914851" w:rsidRDefault="00914851" w:rsidP="00914851">
            <w:pPr>
              <w:spacing w:after="0" w:line="240" w:lineRule="auto"/>
              <w:jc w:val="center"/>
              <w:rPr>
                <w:rFonts w:ascii="Calibri" w:eastAsia="Times New Roman" w:hAnsi="Calibri" w:cs="Calibri"/>
                <w:b/>
                <w:bCs/>
                <w:color w:val="000000"/>
              </w:rPr>
            </w:pPr>
            <w:r w:rsidRPr="00914851">
              <w:rPr>
                <w:rFonts w:ascii="Calibri" w:eastAsia="Times New Roman" w:hAnsi="Calibri" w:cs="Calibri"/>
                <w:b/>
                <w:bCs/>
                <w:color w:val="000000"/>
              </w:rPr>
              <w:t>Results of 100 Iterations</w:t>
            </w:r>
          </w:p>
        </w:tc>
      </w:tr>
      <w:tr w:rsidR="00914851" w:rsidRPr="00914851" w14:paraId="6396F8EC" w14:textId="77777777" w:rsidTr="00914851">
        <w:trPr>
          <w:trHeight w:val="300"/>
        </w:trPr>
        <w:tc>
          <w:tcPr>
            <w:tcW w:w="1468" w:type="dxa"/>
            <w:tcBorders>
              <w:top w:val="nil"/>
              <w:left w:val="nil"/>
              <w:bottom w:val="single" w:sz="4" w:space="0" w:color="auto"/>
              <w:right w:val="nil"/>
            </w:tcBorders>
            <w:shd w:val="clear" w:color="auto" w:fill="auto"/>
            <w:noWrap/>
            <w:vAlign w:val="bottom"/>
            <w:hideMark/>
          </w:tcPr>
          <w:p w14:paraId="6BF6CC0B" w14:textId="77777777" w:rsidR="00914851" w:rsidRPr="00914851" w:rsidRDefault="00914851" w:rsidP="00914851">
            <w:pPr>
              <w:spacing w:after="0" w:line="240" w:lineRule="auto"/>
              <w:rPr>
                <w:rFonts w:ascii="Calibri" w:eastAsia="Times New Roman" w:hAnsi="Calibri" w:cs="Calibri"/>
                <w:b/>
                <w:bCs/>
                <w:color w:val="000000"/>
              </w:rPr>
            </w:pPr>
            <w:r w:rsidRPr="00914851">
              <w:rPr>
                <w:rFonts w:ascii="Calibri" w:eastAsia="Times New Roman" w:hAnsi="Calibri" w:cs="Calibri"/>
                <w:b/>
                <w:bCs/>
                <w:color w:val="000000"/>
              </w:rPr>
              <w:t> </w:t>
            </w:r>
          </w:p>
        </w:tc>
        <w:tc>
          <w:tcPr>
            <w:tcW w:w="1526" w:type="dxa"/>
            <w:tcBorders>
              <w:top w:val="nil"/>
              <w:left w:val="nil"/>
              <w:bottom w:val="single" w:sz="4" w:space="0" w:color="auto"/>
              <w:right w:val="nil"/>
            </w:tcBorders>
            <w:shd w:val="clear" w:color="auto" w:fill="auto"/>
            <w:noWrap/>
            <w:vAlign w:val="bottom"/>
            <w:hideMark/>
          </w:tcPr>
          <w:p w14:paraId="75FEC019" w14:textId="77777777" w:rsidR="00914851" w:rsidRPr="00914851" w:rsidRDefault="00914851" w:rsidP="00914851">
            <w:pPr>
              <w:spacing w:after="0" w:line="240" w:lineRule="auto"/>
              <w:jc w:val="center"/>
              <w:rPr>
                <w:rFonts w:ascii="Calibri" w:eastAsia="Times New Roman" w:hAnsi="Calibri" w:cs="Calibri"/>
                <w:b/>
                <w:bCs/>
                <w:color w:val="000000"/>
              </w:rPr>
            </w:pPr>
            <w:r w:rsidRPr="00914851">
              <w:rPr>
                <w:rFonts w:ascii="Calibri" w:eastAsia="Times New Roman" w:hAnsi="Calibri" w:cs="Calibri"/>
                <w:b/>
                <w:bCs/>
                <w:color w:val="000000"/>
              </w:rPr>
              <w:t>1NN.pca</w:t>
            </w:r>
          </w:p>
        </w:tc>
        <w:tc>
          <w:tcPr>
            <w:tcW w:w="1526" w:type="dxa"/>
            <w:tcBorders>
              <w:top w:val="nil"/>
              <w:left w:val="nil"/>
              <w:bottom w:val="single" w:sz="4" w:space="0" w:color="auto"/>
              <w:right w:val="nil"/>
            </w:tcBorders>
            <w:shd w:val="clear" w:color="auto" w:fill="auto"/>
            <w:noWrap/>
            <w:vAlign w:val="bottom"/>
            <w:hideMark/>
          </w:tcPr>
          <w:p w14:paraId="491C73E5" w14:textId="77777777" w:rsidR="00914851" w:rsidRPr="00914851" w:rsidRDefault="00914851" w:rsidP="00914851">
            <w:pPr>
              <w:spacing w:after="0" w:line="240" w:lineRule="auto"/>
              <w:jc w:val="center"/>
              <w:rPr>
                <w:rFonts w:ascii="Calibri" w:eastAsia="Times New Roman" w:hAnsi="Calibri" w:cs="Calibri"/>
                <w:b/>
                <w:bCs/>
                <w:color w:val="000000"/>
              </w:rPr>
            </w:pPr>
            <w:r w:rsidRPr="00914851">
              <w:rPr>
                <w:rFonts w:ascii="Calibri" w:eastAsia="Times New Roman" w:hAnsi="Calibri" w:cs="Calibri"/>
                <w:b/>
                <w:bCs/>
                <w:color w:val="000000"/>
              </w:rPr>
              <w:t>5NN.pca</w:t>
            </w:r>
          </w:p>
        </w:tc>
      </w:tr>
      <w:tr w:rsidR="00914851" w:rsidRPr="00914851" w14:paraId="10BE852E" w14:textId="77777777" w:rsidTr="00914851">
        <w:trPr>
          <w:trHeight w:val="300"/>
        </w:trPr>
        <w:tc>
          <w:tcPr>
            <w:tcW w:w="1468" w:type="dxa"/>
            <w:tcBorders>
              <w:top w:val="nil"/>
              <w:left w:val="nil"/>
              <w:bottom w:val="nil"/>
              <w:right w:val="nil"/>
            </w:tcBorders>
            <w:shd w:val="clear" w:color="auto" w:fill="auto"/>
            <w:noWrap/>
            <w:vAlign w:val="bottom"/>
            <w:hideMark/>
          </w:tcPr>
          <w:p w14:paraId="31D862AE" w14:textId="77777777" w:rsidR="00914851" w:rsidRPr="00914851" w:rsidRDefault="00914851" w:rsidP="00914851">
            <w:pPr>
              <w:spacing w:after="0" w:line="240" w:lineRule="auto"/>
              <w:rPr>
                <w:rFonts w:ascii="Calibri" w:eastAsia="Times New Roman" w:hAnsi="Calibri" w:cs="Calibri"/>
                <w:color w:val="000000"/>
              </w:rPr>
            </w:pPr>
            <w:r w:rsidRPr="00914851">
              <w:rPr>
                <w:rFonts w:ascii="Calibri" w:eastAsia="Times New Roman" w:hAnsi="Calibri" w:cs="Calibri"/>
                <w:color w:val="000000"/>
              </w:rPr>
              <w:t>Accuracy</w:t>
            </w:r>
          </w:p>
        </w:tc>
        <w:tc>
          <w:tcPr>
            <w:tcW w:w="1526" w:type="dxa"/>
            <w:tcBorders>
              <w:top w:val="nil"/>
              <w:left w:val="nil"/>
              <w:bottom w:val="nil"/>
              <w:right w:val="nil"/>
            </w:tcBorders>
            <w:shd w:val="clear" w:color="auto" w:fill="auto"/>
            <w:noWrap/>
            <w:vAlign w:val="bottom"/>
            <w:hideMark/>
          </w:tcPr>
          <w:p w14:paraId="554E8B18" w14:textId="77777777" w:rsidR="00914851" w:rsidRPr="00914851" w:rsidRDefault="00914851" w:rsidP="00914851">
            <w:pPr>
              <w:spacing w:after="0" w:line="240" w:lineRule="auto"/>
              <w:jc w:val="center"/>
              <w:rPr>
                <w:rFonts w:ascii="Calibri" w:eastAsia="Times New Roman" w:hAnsi="Calibri" w:cs="Calibri"/>
                <w:color w:val="000000"/>
              </w:rPr>
            </w:pPr>
            <w:r w:rsidRPr="00914851">
              <w:rPr>
                <w:rFonts w:ascii="Calibri" w:eastAsia="Times New Roman" w:hAnsi="Calibri" w:cs="Calibri"/>
                <w:color w:val="000000"/>
              </w:rPr>
              <w:t>0.9478356</w:t>
            </w:r>
          </w:p>
        </w:tc>
        <w:tc>
          <w:tcPr>
            <w:tcW w:w="1526" w:type="dxa"/>
            <w:tcBorders>
              <w:top w:val="nil"/>
              <w:left w:val="nil"/>
              <w:bottom w:val="nil"/>
              <w:right w:val="nil"/>
            </w:tcBorders>
            <w:shd w:val="clear" w:color="auto" w:fill="auto"/>
            <w:noWrap/>
            <w:vAlign w:val="bottom"/>
            <w:hideMark/>
          </w:tcPr>
          <w:p w14:paraId="413B0869" w14:textId="77777777" w:rsidR="00914851" w:rsidRPr="00914851" w:rsidRDefault="00914851" w:rsidP="00914851">
            <w:pPr>
              <w:spacing w:after="0" w:line="240" w:lineRule="auto"/>
              <w:jc w:val="center"/>
              <w:rPr>
                <w:rFonts w:ascii="Calibri" w:eastAsia="Times New Roman" w:hAnsi="Calibri" w:cs="Calibri"/>
                <w:color w:val="000000"/>
              </w:rPr>
            </w:pPr>
            <w:r w:rsidRPr="00914851">
              <w:rPr>
                <w:rFonts w:ascii="Calibri" w:eastAsia="Times New Roman" w:hAnsi="Calibri" w:cs="Calibri"/>
                <w:color w:val="000000"/>
              </w:rPr>
              <w:t>0.9446311</w:t>
            </w:r>
          </w:p>
        </w:tc>
      </w:tr>
      <w:tr w:rsidR="00914851" w:rsidRPr="00914851" w14:paraId="4A5D30BA" w14:textId="77777777" w:rsidTr="00914851">
        <w:trPr>
          <w:trHeight w:val="300"/>
        </w:trPr>
        <w:tc>
          <w:tcPr>
            <w:tcW w:w="1468" w:type="dxa"/>
            <w:tcBorders>
              <w:top w:val="nil"/>
              <w:left w:val="nil"/>
              <w:bottom w:val="nil"/>
              <w:right w:val="nil"/>
            </w:tcBorders>
            <w:shd w:val="clear" w:color="auto" w:fill="auto"/>
            <w:noWrap/>
            <w:vAlign w:val="bottom"/>
            <w:hideMark/>
          </w:tcPr>
          <w:p w14:paraId="7807F1CD" w14:textId="77777777" w:rsidR="00914851" w:rsidRPr="00914851" w:rsidRDefault="00914851" w:rsidP="00914851">
            <w:pPr>
              <w:spacing w:after="0" w:line="240" w:lineRule="auto"/>
              <w:rPr>
                <w:rFonts w:ascii="Calibri" w:eastAsia="Times New Roman" w:hAnsi="Calibri" w:cs="Calibri"/>
                <w:color w:val="000000"/>
              </w:rPr>
            </w:pPr>
            <w:r w:rsidRPr="00914851">
              <w:rPr>
                <w:rFonts w:ascii="Calibri" w:eastAsia="Times New Roman" w:hAnsi="Calibri" w:cs="Calibri"/>
                <w:color w:val="000000"/>
              </w:rPr>
              <w:t>Sensitivity</w:t>
            </w:r>
          </w:p>
        </w:tc>
        <w:tc>
          <w:tcPr>
            <w:tcW w:w="1526" w:type="dxa"/>
            <w:tcBorders>
              <w:top w:val="nil"/>
              <w:left w:val="nil"/>
              <w:bottom w:val="nil"/>
              <w:right w:val="nil"/>
            </w:tcBorders>
            <w:shd w:val="clear" w:color="auto" w:fill="auto"/>
            <w:noWrap/>
            <w:vAlign w:val="bottom"/>
            <w:hideMark/>
          </w:tcPr>
          <w:p w14:paraId="63D4393C" w14:textId="77777777" w:rsidR="00914851" w:rsidRPr="00914851" w:rsidRDefault="00914851" w:rsidP="00914851">
            <w:pPr>
              <w:spacing w:after="0" w:line="240" w:lineRule="auto"/>
              <w:jc w:val="center"/>
              <w:rPr>
                <w:rFonts w:ascii="Calibri" w:eastAsia="Times New Roman" w:hAnsi="Calibri" w:cs="Calibri"/>
                <w:color w:val="000000"/>
              </w:rPr>
            </w:pPr>
            <w:r w:rsidRPr="00914851">
              <w:rPr>
                <w:rFonts w:ascii="Calibri" w:eastAsia="Times New Roman" w:hAnsi="Calibri" w:cs="Calibri"/>
                <w:color w:val="000000"/>
              </w:rPr>
              <w:t>0.9766983</w:t>
            </w:r>
          </w:p>
        </w:tc>
        <w:tc>
          <w:tcPr>
            <w:tcW w:w="1526" w:type="dxa"/>
            <w:tcBorders>
              <w:top w:val="nil"/>
              <w:left w:val="nil"/>
              <w:bottom w:val="nil"/>
              <w:right w:val="nil"/>
            </w:tcBorders>
            <w:shd w:val="clear" w:color="auto" w:fill="auto"/>
            <w:noWrap/>
            <w:vAlign w:val="bottom"/>
            <w:hideMark/>
          </w:tcPr>
          <w:p w14:paraId="5FA4A510" w14:textId="77777777" w:rsidR="00914851" w:rsidRPr="00914851" w:rsidRDefault="00914851" w:rsidP="00914851">
            <w:pPr>
              <w:spacing w:after="0" w:line="240" w:lineRule="auto"/>
              <w:jc w:val="center"/>
              <w:rPr>
                <w:rFonts w:ascii="Calibri" w:eastAsia="Times New Roman" w:hAnsi="Calibri" w:cs="Calibri"/>
                <w:color w:val="000000"/>
              </w:rPr>
            </w:pPr>
            <w:r w:rsidRPr="00914851">
              <w:rPr>
                <w:rFonts w:ascii="Calibri" w:eastAsia="Times New Roman" w:hAnsi="Calibri" w:cs="Calibri"/>
                <w:color w:val="000000"/>
              </w:rPr>
              <w:t>0.9859190</w:t>
            </w:r>
          </w:p>
        </w:tc>
      </w:tr>
      <w:tr w:rsidR="00914851" w:rsidRPr="00914851" w14:paraId="6C02CF25" w14:textId="77777777" w:rsidTr="00914851">
        <w:trPr>
          <w:trHeight w:val="300"/>
        </w:trPr>
        <w:tc>
          <w:tcPr>
            <w:tcW w:w="1468" w:type="dxa"/>
            <w:tcBorders>
              <w:top w:val="nil"/>
              <w:left w:val="nil"/>
              <w:bottom w:val="single" w:sz="4" w:space="0" w:color="auto"/>
              <w:right w:val="nil"/>
            </w:tcBorders>
            <w:shd w:val="clear" w:color="auto" w:fill="auto"/>
            <w:noWrap/>
            <w:vAlign w:val="bottom"/>
            <w:hideMark/>
          </w:tcPr>
          <w:p w14:paraId="74232835" w14:textId="77777777" w:rsidR="00914851" w:rsidRPr="00914851" w:rsidRDefault="00914851" w:rsidP="00914851">
            <w:pPr>
              <w:spacing w:after="0" w:line="240" w:lineRule="auto"/>
              <w:rPr>
                <w:rFonts w:ascii="Calibri" w:eastAsia="Times New Roman" w:hAnsi="Calibri" w:cs="Calibri"/>
                <w:color w:val="000000"/>
              </w:rPr>
            </w:pPr>
            <w:r w:rsidRPr="00914851">
              <w:rPr>
                <w:rFonts w:ascii="Calibri" w:eastAsia="Times New Roman" w:hAnsi="Calibri" w:cs="Calibri"/>
                <w:color w:val="000000"/>
              </w:rPr>
              <w:t>Specificity</w:t>
            </w:r>
          </w:p>
        </w:tc>
        <w:tc>
          <w:tcPr>
            <w:tcW w:w="1526" w:type="dxa"/>
            <w:tcBorders>
              <w:top w:val="nil"/>
              <w:left w:val="nil"/>
              <w:bottom w:val="single" w:sz="4" w:space="0" w:color="auto"/>
              <w:right w:val="nil"/>
            </w:tcBorders>
            <w:shd w:val="clear" w:color="auto" w:fill="auto"/>
            <w:noWrap/>
            <w:vAlign w:val="bottom"/>
            <w:hideMark/>
          </w:tcPr>
          <w:p w14:paraId="03CA74E4" w14:textId="77777777" w:rsidR="00914851" w:rsidRPr="00914851" w:rsidRDefault="00914851" w:rsidP="00914851">
            <w:pPr>
              <w:spacing w:after="0" w:line="240" w:lineRule="auto"/>
              <w:jc w:val="center"/>
              <w:rPr>
                <w:rFonts w:ascii="Calibri" w:eastAsia="Times New Roman" w:hAnsi="Calibri" w:cs="Calibri"/>
                <w:color w:val="000000"/>
              </w:rPr>
            </w:pPr>
            <w:r w:rsidRPr="00914851">
              <w:rPr>
                <w:rFonts w:ascii="Calibri" w:eastAsia="Times New Roman" w:hAnsi="Calibri" w:cs="Calibri"/>
                <w:color w:val="000000"/>
              </w:rPr>
              <w:t>0.8460610</w:t>
            </w:r>
          </w:p>
        </w:tc>
        <w:tc>
          <w:tcPr>
            <w:tcW w:w="1526" w:type="dxa"/>
            <w:tcBorders>
              <w:top w:val="nil"/>
              <w:left w:val="nil"/>
              <w:bottom w:val="single" w:sz="4" w:space="0" w:color="auto"/>
              <w:right w:val="nil"/>
            </w:tcBorders>
            <w:shd w:val="clear" w:color="auto" w:fill="auto"/>
            <w:noWrap/>
            <w:vAlign w:val="bottom"/>
            <w:hideMark/>
          </w:tcPr>
          <w:p w14:paraId="08F2F738" w14:textId="77777777" w:rsidR="00914851" w:rsidRPr="00914851" w:rsidRDefault="00914851" w:rsidP="00914851">
            <w:pPr>
              <w:spacing w:after="0" w:line="240" w:lineRule="auto"/>
              <w:jc w:val="center"/>
              <w:rPr>
                <w:rFonts w:ascii="Calibri" w:eastAsia="Times New Roman" w:hAnsi="Calibri" w:cs="Calibri"/>
                <w:color w:val="000000"/>
              </w:rPr>
            </w:pPr>
            <w:r w:rsidRPr="00914851">
              <w:rPr>
                <w:rFonts w:ascii="Calibri" w:eastAsia="Times New Roman" w:hAnsi="Calibri" w:cs="Calibri"/>
                <w:color w:val="000000"/>
              </w:rPr>
              <w:t>0.7990507</w:t>
            </w:r>
          </w:p>
        </w:tc>
      </w:tr>
    </w:tbl>
    <w:p w14:paraId="73E01191" w14:textId="77777777" w:rsidR="00914851" w:rsidRPr="00BB559B" w:rsidRDefault="00914851" w:rsidP="00883514">
      <w:pPr>
        <w:rPr>
          <w:rFonts w:ascii="Times New Roman" w:hAnsi="Times New Roman" w:cs="Times New Roman"/>
          <w:sz w:val="24"/>
          <w:szCs w:val="24"/>
        </w:rPr>
      </w:pPr>
    </w:p>
    <w:p w14:paraId="15C88FA4" w14:textId="295CA456" w:rsidR="00BB2729" w:rsidRPr="00656AFB" w:rsidRDefault="007B02C6" w:rsidP="00F03E01">
      <w:pPr>
        <w:pStyle w:val="Caption"/>
        <w:rPr>
          <w:rFonts w:ascii="Times New Roman" w:hAnsi="Times New Roman" w:cs="Times New Roman"/>
          <w:i w:val="0"/>
          <w:color w:val="auto"/>
          <w:sz w:val="24"/>
          <w:szCs w:val="24"/>
        </w:rPr>
      </w:pPr>
      <w:r w:rsidRPr="007B02C6">
        <w:rPr>
          <w:rFonts w:ascii="Times New Roman" w:hAnsi="Times New Roman" w:cs="Times New Roman"/>
          <w:i w:val="0"/>
          <w:color w:val="auto"/>
          <w:sz w:val="24"/>
          <w:szCs w:val="24"/>
        </w:rPr>
        <w:t xml:space="preserve">Based </w:t>
      </w:r>
      <w:r>
        <w:rPr>
          <w:rFonts w:ascii="Times New Roman" w:hAnsi="Times New Roman" w:cs="Times New Roman"/>
          <w:i w:val="0"/>
          <w:color w:val="auto"/>
          <w:sz w:val="24"/>
          <w:szCs w:val="24"/>
        </w:rPr>
        <w:t>on the results above the 1NN on the first 15 principal components performs better that of the 5NN model on 100 different iterations of training and test data.</w:t>
      </w:r>
      <w:r w:rsidR="00BB2729">
        <w:br w:type="page"/>
      </w:r>
    </w:p>
    <w:p w14:paraId="29027D1F" w14:textId="77777777" w:rsidR="00883514" w:rsidRPr="00883514" w:rsidRDefault="00883514" w:rsidP="00883514"/>
    <w:p w14:paraId="121AD6DA" w14:textId="6AFD62EA" w:rsidR="00192E13" w:rsidRPr="00192E13" w:rsidRDefault="00192E13" w:rsidP="00192E13">
      <w:pPr>
        <w:pStyle w:val="Heading1"/>
        <w:numPr>
          <w:ilvl w:val="0"/>
          <w:numId w:val="18"/>
        </w:numPr>
      </w:pPr>
      <w:bookmarkStart w:id="300" w:name="_Toc26440363"/>
      <w:r>
        <w:t>Conclusion</w:t>
      </w:r>
      <w:bookmarkEnd w:id="300"/>
    </w:p>
    <w:p w14:paraId="72D7FD56" w14:textId="77777777" w:rsidR="00764F60" w:rsidRDefault="005D0DE1" w:rsidP="005D0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started this project with the aim of developing a model that reasonably identifies loan defaulters. Given certain features of a potential client, our mission was to predict whether that client will default on his/her loans. </w:t>
      </w:r>
    </w:p>
    <w:p w14:paraId="41A60B2D" w14:textId="08BE8B08" w:rsidR="00764F60" w:rsidRDefault="00764F60" w:rsidP="005D0DE1">
      <w:pPr>
        <w:spacing w:after="0" w:line="240" w:lineRule="auto"/>
        <w:rPr>
          <w:rFonts w:ascii="Times New Roman" w:eastAsia="Times New Roman" w:hAnsi="Times New Roman" w:cs="Times New Roman"/>
          <w:sz w:val="24"/>
          <w:szCs w:val="24"/>
        </w:rPr>
      </w:pPr>
    </w:p>
    <w:p w14:paraId="10E8593F" w14:textId="5D664C35" w:rsidR="00764F60" w:rsidRDefault="00764F60" w:rsidP="005D0DE1">
      <w:pPr>
        <w:spacing w:after="0" w:line="240" w:lineRule="auto"/>
        <w:rPr>
          <w:rFonts w:ascii="Times New Roman" w:eastAsia="Times New Roman" w:hAnsi="Times New Roman" w:cs="Times New Roman"/>
          <w:sz w:val="24"/>
          <w:szCs w:val="24"/>
        </w:rPr>
      </w:pPr>
      <w:del w:id="301" w:author="Roxanne Salinas" w:date="2019-12-05T17:54:00Z">
        <w:r w:rsidDel="003B317C">
          <w:rPr>
            <w:rFonts w:ascii="Times New Roman" w:eastAsia="Times New Roman" w:hAnsi="Times New Roman" w:cs="Times New Roman"/>
            <w:sz w:val="24"/>
            <w:szCs w:val="24"/>
          </w:rPr>
          <w:delText>From the get go</w:delText>
        </w:r>
      </w:del>
      <w:ins w:id="302" w:author="Roxanne Salinas" w:date="2019-12-05T17:54:00Z">
        <w:r w:rsidR="003B317C">
          <w:rPr>
            <w:rFonts w:ascii="Times New Roman" w:eastAsia="Times New Roman" w:hAnsi="Times New Roman" w:cs="Times New Roman"/>
            <w:sz w:val="24"/>
            <w:szCs w:val="24"/>
          </w:rPr>
          <w:t>From the get-go</w:t>
        </w:r>
      </w:ins>
      <w:r>
        <w:rPr>
          <w:rFonts w:ascii="Times New Roman" w:eastAsia="Times New Roman" w:hAnsi="Times New Roman" w:cs="Times New Roman"/>
          <w:sz w:val="24"/>
          <w:szCs w:val="24"/>
        </w:rPr>
        <w:t>, our exploratory data analysis identif</w:t>
      </w:r>
      <w:ins w:id="303" w:author="Roxanne Salinas" w:date="2019-12-05T17:54:00Z">
        <w:r w:rsidR="003B317C">
          <w:rPr>
            <w:rFonts w:ascii="Times New Roman" w:eastAsia="Times New Roman" w:hAnsi="Times New Roman" w:cs="Times New Roman"/>
            <w:sz w:val="24"/>
            <w:szCs w:val="24"/>
          </w:rPr>
          <w:t>ied</w:t>
        </w:r>
      </w:ins>
      <w:del w:id="304" w:author="Roxanne Salinas" w:date="2019-12-05T17:54:00Z">
        <w:r w:rsidDel="003B317C">
          <w:rPr>
            <w:rFonts w:ascii="Times New Roman" w:eastAsia="Times New Roman" w:hAnsi="Times New Roman" w:cs="Times New Roman"/>
            <w:sz w:val="24"/>
            <w:szCs w:val="24"/>
          </w:rPr>
          <w:delText>y</w:delText>
        </w:r>
      </w:del>
      <w:r>
        <w:rPr>
          <w:rFonts w:ascii="Times New Roman" w:eastAsia="Times New Roman" w:hAnsi="Times New Roman" w:cs="Times New Roman"/>
          <w:sz w:val="24"/>
          <w:szCs w:val="24"/>
        </w:rPr>
        <w:t xml:space="preserve"> </w:t>
      </w:r>
      <w:del w:id="305" w:author="Roxanne Salinas" w:date="2019-12-05T17:54:00Z">
        <w:r w:rsidDel="003B317C">
          <w:rPr>
            <w:rFonts w:ascii="Times New Roman" w:eastAsia="Times New Roman" w:hAnsi="Times New Roman" w:cs="Times New Roman"/>
            <w:sz w:val="24"/>
            <w:szCs w:val="24"/>
          </w:rPr>
          <w:delText>seri</w:delText>
        </w:r>
      </w:del>
      <w:ins w:id="306" w:author="Roxanne Salinas" w:date="2019-12-05T17:54:00Z">
        <w:r w:rsidR="003B317C">
          <w:rPr>
            <w:rFonts w:ascii="Times New Roman" w:eastAsia="Times New Roman" w:hAnsi="Times New Roman" w:cs="Times New Roman"/>
            <w:sz w:val="24"/>
            <w:szCs w:val="24"/>
          </w:rPr>
          <w:t>serious</w:t>
        </w:r>
      </w:ins>
      <w:del w:id="307" w:author="Roxanne Salinas" w:date="2019-12-05T17:54:00Z">
        <w:r w:rsidDel="003B317C">
          <w:rPr>
            <w:rFonts w:ascii="Times New Roman" w:eastAsia="Times New Roman" w:hAnsi="Times New Roman" w:cs="Times New Roman"/>
            <w:sz w:val="24"/>
            <w:szCs w:val="24"/>
          </w:rPr>
          <w:delText>es</w:delText>
        </w:r>
      </w:del>
      <w:r>
        <w:rPr>
          <w:rFonts w:ascii="Times New Roman" w:eastAsia="Times New Roman" w:hAnsi="Times New Roman" w:cs="Times New Roman"/>
          <w:sz w:val="24"/>
          <w:szCs w:val="24"/>
        </w:rPr>
        <w:t xml:space="preserve"> cases of multicollinearity on the independent variables. We tried to mitigate this problem using regularization methods (such as LASSO, RIDGE and Elastic Net) and dimension reduction method, namely, principal component analysis. </w:t>
      </w:r>
    </w:p>
    <w:p w14:paraId="079376A9" w14:textId="440878F9" w:rsidR="00764F60" w:rsidRDefault="00764F60" w:rsidP="005D0DE1">
      <w:pPr>
        <w:spacing w:after="0" w:line="240" w:lineRule="auto"/>
        <w:rPr>
          <w:rFonts w:ascii="Times New Roman" w:eastAsia="Times New Roman" w:hAnsi="Times New Roman" w:cs="Times New Roman"/>
          <w:sz w:val="24"/>
          <w:szCs w:val="24"/>
        </w:rPr>
      </w:pPr>
    </w:p>
    <w:p w14:paraId="1415C1B3" w14:textId="6BF7C223" w:rsidR="00764F60" w:rsidRDefault="00764F60" w:rsidP="005D0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challenge we have identified in the data is the case of imbalance response on the default variable. Ideally, a response variable with equal number of classes makes modeling fun and easier. However, our data has 22%-78% distribution of default vs non default. </w:t>
      </w:r>
      <w:r w:rsidR="004B1C66">
        <w:rPr>
          <w:rFonts w:ascii="Times New Roman" w:eastAsia="Times New Roman" w:hAnsi="Times New Roman" w:cs="Times New Roman"/>
          <w:sz w:val="24"/>
          <w:szCs w:val="24"/>
        </w:rPr>
        <w:t>This suggests that a mere measure of test accuracy would not be a perfect measure of model performance. As such</w:t>
      </w:r>
      <w:r w:rsidR="00BA7EFF">
        <w:rPr>
          <w:rFonts w:ascii="Times New Roman" w:eastAsia="Times New Roman" w:hAnsi="Times New Roman" w:cs="Times New Roman"/>
          <w:sz w:val="24"/>
          <w:szCs w:val="24"/>
        </w:rPr>
        <w:t>,</w:t>
      </w:r>
      <w:r w:rsidR="004B1C66">
        <w:rPr>
          <w:rFonts w:ascii="Times New Roman" w:eastAsia="Times New Roman" w:hAnsi="Times New Roman" w:cs="Times New Roman"/>
          <w:sz w:val="24"/>
          <w:szCs w:val="24"/>
        </w:rPr>
        <w:t xml:space="preserve"> to stay in line with project objective, we agreed to concentrate more on test specificity of a fitted model than its test accuracy. </w:t>
      </w:r>
    </w:p>
    <w:p w14:paraId="12DAAC2B" w14:textId="463FC7E2" w:rsidR="00764F60" w:rsidRDefault="00764F60" w:rsidP="005D0DE1">
      <w:pPr>
        <w:spacing w:after="0" w:line="240" w:lineRule="auto"/>
        <w:rPr>
          <w:rFonts w:ascii="Times New Roman" w:eastAsia="Times New Roman" w:hAnsi="Times New Roman" w:cs="Times New Roman"/>
          <w:sz w:val="24"/>
          <w:szCs w:val="24"/>
        </w:rPr>
      </w:pPr>
    </w:p>
    <w:p w14:paraId="05E9622E" w14:textId="1BFEFDEA" w:rsidR="0043622C" w:rsidRDefault="00D60BD3" w:rsidP="00BA7EFF">
      <w:pPr>
        <w:spacing w:after="0" w:line="240" w:lineRule="auto"/>
        <w:rPr>
          <w:rFonts w:ascii="Times New Roman" w:eastAsia="Times New Roman" w:hAnsi="Times New Roman" w:cs="Times New Roman"/>
          <w:sz w:val="24"/>
          <w:szCs w:val="24"/>
        </w:rPr>
      </w:pPr>
      <w:del w:id="308" w:author="Roxanne Salinas" w:date="2019-12-05T17:55:00Z">
        <w:r w:rsidDel="003B317C">
          <w:rPr>
            <w:rFonts w:ascii="Times New Roman" w:eastAsia="Times New Roman" w:hAnsi="Times New Roman" w:cs="Times New Roman"/>
            <w:sz w:val="24"/>
            <w:szCs w:val="24"/>
          </w:rPr>
          <w:delText>All i</w:delText>
        </w:r>
      </w:del>
      <w:ins w:id="309" w:author="Roxanne Salinas" w:date="2019-12-05T17:55:00Z">
        <w:r w:rsidR="003B317C">
          <w:rPr>
            <w:rFonts w:ascii="Times New Roman" w:eastAsia="Times New Roman" w:hAnsi="Times New Roman" w:cs="Times New Roman"/>
            <w:sz w:val="24"/>
            <w:szCs w:val="24"/>
          </w:rPr>
          <w:t>I</w:t>
        </w:r>
      </w:ins>
      <w:r>
        <w:rPr>
          <w:rFonts w:ascii="Times New Roman" w:eastAsia="Times New Roman" w:hAnsi="Times New Roman" w:cs="Times New Roman"/>
          <w:sz w:val="24"/>
          <w:szCs w:val="24"/>
        </w:rPr>
        <w:t>n all</w:t>
      </w:r>
      <w:r w:rsidR="00764F60">
        <w:rPr>
          <w:rFonts w:ascii="Times New Roman" w:eastAsia="Times New Roman" w:hAnsi="Times New Roman" w:cs="Times New Roman"/>
          <w:sz w:val="24"/>
          <w:szCs w:val="24"/>
        </w:rPr>
        <w:t xml:space="preserve"> we fitted 20 separate models with varying degree of data manipulation and dimension reduction methods. </w:t>
      </w:r>
      <w:r w:rsidR="00BA7EFF">
        <w:rPr>
          <w:rFonts w:ascii="Times New Roman" w:eastAsia="Times New Roman" w:hAnsi="Times New Roman" w:cs="Times New Roman"/>
          <w:sz w:val="24"/>
          <w:szCs w:val="24"/>
        </w:rPr>
        <w:t xml:space="preserve">In general, the KNN models fitted on the first 15 principal components perform better in test accuracy and sensitivity. Among them, the 1NN model on the first 15 principal components have a slightly higher specificity. As such, we chose this model to be the model of choice. </w:t>
      </w:r>
    </w:p>
    <w:p w14:paraId="4133CE8E" w14:textId="0F4C536E" w:rsidR="00BA7EFF" w:rsidRDefault="00BA7EFF" w:rsidP="00BA7EFF">
      <w:pPr>
        <w:spacing w:after="0" w:line="240" w:lineRule="auto"/>
        <w:rPr>
          <w:rFonts w:ascii="Times New Roman" w:eastAsia="Times New Roman" w:hAnsi="Times New Roman" w:cs="Times New Roman"/>
          <w:sz w:val="24"/>
          <w:szCs w:val="24"/>
        </w:rPr>
      </w:pPr>
    </w:p>
    <w:p w14:paraId="45E4D148" w14:textId="77777777" w:rsidR="00E46774" w:rsidRDefault="00BA7EFF" w:rsidP="00BA7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1NN model</w:t>
      </w:r>
      <w:r w:rsidR="00AC62A7">
        <w:rPr>
          <w:rFonts w:ascii="Times New Roman" w:eastAsia="Times New Roman" w:hAnsi="Times New Roman" w:cs="Times New Roman"/>
          <w:sz w:val="24"/>
          <w:szCs w:val="24"/>
        </w:rPr>
        <w:t xml:space="preserve"> is more flexible than the 5NN model. </w:t>
      </w:r>
      <w:r w:rsidR="007B02C6">
        <w:rPr>
          <w:rFonts w:ascii="Times New Roman" w:eastAsia="Times New Roman" w:hAnsi="Times New Roman" w:cs="Times New Roman"/>
          <w:sz w:val="24"/>
          <w:szCs w:val="24"/>
        </w:rPr>
        <w:t xml:space="preserve">This makes </w:t>
      </w:r>
      <w:r w:rsidR="00E46774">
        <w:rPr>
          <w:rFonts w:ascii="Times New Roman" w:eastAsia="Times New Roman" w:hAnsi="Times New Roman" w:cs="Times New Roman"/>
          <w:sz w:val="24"/>
          <w:szCs w:val="24"/>
        </w:rPr>
        <w:t>us</w:t>
      </w:r>
      <w:r w:rsidR="007B02C6">
        <w:rPr>
          <w:rFonts w:ascii="Times New Roman" w:eastAsia="Times New Roman" w:hAnsi="Times New Roman" w:cs="Times New Roman"/>
          <w:sz w:val="24"/>
          <w:szCs w:val="24"/>
        </w:rPr>
        <w:t xml:space="preserve"> skeptical to choose the 1NN as a model of choice </w:t>
      </w:r>
      <w:r w:rsidR="00E46774">
        <w:rPr>
          <w:rFonts w:ascii="Times New Roman" w:eastAsia="Times New Roman" w:hAnsi="Times New Roman" w:cs="Times New Roman"/>
          <w:sz w:val="24"/>
          <w:szCs w:val="24"/>
        </w:rPr>
        <w:t xml:space="preserve">without further investigation. The reason is the 1NN model on the first 15 principal components </w:t>
      </w:r>
      <w:r w:rsidR="007B02C6">
        <w:rPr>
          <w:rFonts w:ascii="Times New Roman" w:eastAsia="Times New Roman" w:hAnsi="Times New Roman" w:cs="Times New Roman"/>
          <w:sz w:val="24"/>
          <w:szCs w:val="24"/>
        </w:rPr>
        <w:t xml:space="preserve">may not perform as well as it does on new datasets. To explore this skepticism more, we fitted each model on 100 different training </w:t>
      </w:r>
      <w:r w:rsidR="00E46774">
        <w:rPr>
          <w:rFonts w:ascii="Times New Roman" w:eastAsia="Times New Roman" w:hAnsi="Times New Roman" w:cs="Times New Roman"/>
          <w:sz w:val="24"/>
          <w:szCs w:val="24"/>
        </w:rPr>
        <w:t xml:space="preserve">PC </w:t>
      </w:r>
      <w:r w:rsidR="007B02C6">
        <w:rPr>
          <w:rFonts w:ascii="Times New Roman" w:eastAsia="Times New Roman" w:hAnsi="Times New Roman" w:cs="Times New Roman"/>
          <w:sz w:val="24"/>
          <w:szCs w:val="24"/>
        </w:rPr>
        <w:t xml:space="preserve">datasets and compared their performance </w:t>
      </w:r>
      <w:r w:rsidR="00E46774">
        <w:rPr>
          <w:rFonts w:ascii="Times New Roman" w:eastAsia="Times New Roman" w:hAnsi="Times New Roman" w:cs="Times New Roman"/>
          <w:sz w:val="24"/>
          <w:szCs w:val="24"/>
        </w:rPr>
        <w:t xml:space="preserve">on their respective PC test datasets. </w:t>
      </w:r>
      <w:r w:rsidR="007B02C6">
        <w:rPr>
          <w:rFonts w:ascii="Times New Roman" w:eastAsia="Times New Roman" w:hAnsi="Times New Roman" w:cs="Times New Roman"/>
          <w:sz w:val="24"/>
          <w:szCs w:val="24"/>
        </w:rPr>
        <w:t xml:space="preserve"> </w:t>
      </w:r>
      <w:r w:rsidR="00E46774">
        <w:rPr>
          <w:rFonts w:ascii="Times New Roman" w:eastAsia="Times New Roman" w:hAnsi="Times New Roman" w:cs="Times New Roman"/>
          <w:sz w:val="24"/>
          <w:szCs w:val="24"/>
        </w:rPr>
        <w:t xml:space="preserve">The mean values of those statistics are reported in the results section of this report. Surprisingly, on average 1NN performs better in accuracy and specificity. On average, 5NN model performs better than 1NN on sensitivity. Since our project is more concerned with identifying defaulters, the 1NN model on the first 15 principal components is the model of choice. </w:t>
      </w:r>
    </w:p>
    <w:p w14:paraId="0C587D0C" w14:textId="77777777" w:rsidR="00E46774" w:rsidRDefault="00E46774" w:rsidP="00BA7EFF">
      <w:pPr>
        <w:spacing w:after="0" w:line="240" w:lineRule="auto"/>
        <w:rPr>
          <w:rFonts w:ascii="Times New Roman" w:eastAsia="Times New Roman" w:hAnsi="Times New Roman" w:cs="Times New Roman"/>
          <w:sz w:val="24"/>
          <w:szCs w:val="24"/>
        </w:rPr>
      </w:pPr>
    </w:p>
    <w:p w14:paraId="7E294D24" w14:textId="04D696D7" w:rsidR="00BA7EFF" w:rsidRDefault="00E46774" w:rsidP="00BA7E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dataset, 1NN on the first 15 principal components is a champion model.  </w:t>
      </w:r>
      <w:r w:rsidR="007B02C6">
        <w:rPr>
          <w:rFonts w:ascii="Times New Roman" w:eastAsia="Times New Roman" w:hAnsi="Times New Roman" w:cs="Times New Roman"/>
          <w:sz w:val="24"/>
          <w:szCs w:val="24"/>
        </w:rPr>
        <w:t xml:space="preserve"> </w:t>
      </w:r>
    </w:p>
    <w:p w14:paraId="65682DEA" w14:textId="77777777" w:rsidR="0043622C" w:rsidRDefault="0043622C" w:rsidP="00AA251E">
      <w:pPr>
        <w:spacing w:after="0" w:line="240" w:lineRule="auto"/>
        <w:ind w:left="720"/>
        <w:rPr>
          <w:rFonts w:ascii="Times New Roman" w:eastAsia="Times New Roman" w:hAnsi="Times New Roman" w:cs="Times New Roman"/>
          <w:sz w:val="24"/>
          <w:szCs w:val="24"/>
        </w:rPr>
      </w:pPr>
    </w:p>
    <w:p w14:paraId="68B65FFA" w14:textId="77777777" w:rsidR="0043622C" w:rsidRDefault="0043622C" w:rsidP="00AA251E">
      <w:pPr>
        <w:spacing w:after="0" w:line="240" w:lineRule="auto"/>
        <w:ind w:left="720"/>
        <w:rPr>
          <w:rFonts w:ascii="Times New Roman" w:eastAsia="Times New Roman" w:hAnsi="Times New Roman" w:cs="Times New Roman"/>
          <w:sz w:val="24"/>
          <w:szCs w:val="24"/>
        </w:rPr>
      </w:pPr>
    </w:p>
    <w:sectPr w:rsidR="0043622C" w:rsidSect="005549E9">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3A7FF" w14:textId="77777777" w:rsidR="00514A04" w:rsidRDefault="00514A04" w:rsidP="00072134">
      <w:pPr>
        <w:spacing w:after="0" w:line="240" w:lineRule="auto"/>
      </w:pPr>
      <w:r>
        <w:separator/>
      </w:r>
    </w:p>
  </w:endnote>
  <w:endnote w:type="continuationSeparator" w:id="0">
    <w:p w14:paraId="2F73AED0" w14:textId="77777777" w:rsidR="00514A04" w:rsidRDefault="00514A04" w:rsidP="00072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916694"/>
      <w:docPartObj>
        <w:docPartGallery w:val="Page Numbers (Bottom of Page)"/>
        <w:docPartUnique/>
      </w:docPartObj>
    </w:sdtPr>
    <w:sdtEndPr>
      <w:rPr>
        <w:color w:val="7F7F7F" w:themeColor="background1" w:themeShade="7F"/>
        <w:spacing w:val="60"/>
      </w:rPr>
    </w:sdtEndPr>
    <w:sdtContent>
      <w:p w14:paraId="75B33E49" w14:textId="4DABDEE8" w:rsidR="00514A04" w:rsidRDefault="00514A04">
        <w:pPr>
          <w:pStyle w:val="Footer"/>
          <w:pBdr>
            <w:top w:val="single" w:sz="4" w:space="1" w:color="D9D9D9" w:themeColor="background1" w:themeShade="D9"/>
          </w:pBdr>
          <w:jc w:val="right"/>
        </w:pPr>
        <w:r w:rsidRPr="00CD0E0F">
          <w:rPr>
            <w:i/>
          </w:rPr>
          <w:fldChar w:fldCharType="begin"/>
        </w:r>
        <w:r w:rsidRPr="00CD0E0F">
          <w:rPr>
            <w:i/>
          </w:rPr>
          <w:instrText xml:space="preserve"> PAGE   \* MERGEFORMAT </w:instrText>
        </w:r>
        <w:r w:rsidRPr="00CD0E0F">
          <w:rPr>
            <w:i/>
          </w:rPr>
          <w:fldChar w:fldCharType="separate"/>
        </w:r>
        <w:r w:rsidR="005B5021">
          <w:rPr>
            <w:i/>
            <w:noProof/>
          </w:rPr>
          <w:t>25</w:t>
        </w:r>
        <w:r w:rsidRPr="00CD0E0F">
          <w:rPr>
            <w:i/>
            <w:noProof/>
          </w:rPr>
          <w:fldChar w:fldCharType="end"/>
        </w:r>
        <w:r w:rsidRPr="00CD0E0F">
          <w:rPr>
            <w:i/>
          </w:rPr>
          <w:t xml:space="preserve"> </w:t>
        </w:r>
        <w:r>
          <w:t xml:space="preserve">| </w:t>
        </w:r>
        <w:r>
          <w:rPr>
            <w:color w:val="7F7F7F" w:themeColor="background1" w:themeShade="7F"/>
            <w:spacing w:val="60"/>
          </w:rPr>
          <w:t>Page</w:t>
        </w:r>
      </w:p>
    </w:sdtContent>
  </w:sdt>
  <w:p w14:paraId="03DE779F" w14:textId="77777777" w:rsidR="00514A04" w:rsidRDefault="00514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C0BBF" w14:textId="77777777" w:rsidR="00514A04" w:rsidRDefault="00514A04" w:rsidP="00072134">
      <w:pPr>
        <w:spacing w:after="0" w:line="240" w:lineRule="auto"/>
      </w:pPr>
      <w:r>
        <w:separator/>
      </w:r>
    </w:p>
  </w:footnote>
  <w:footnote w:type="continuationSeparator" w:id="0">
    <w:p w14:paraId="66F12E74" w14:textId="77777777" w:rsidR="00514A04" w:rsidRDefault="00514A04" w:rsidP="00072134">
      <w:pPr>
        <w:spacing w:after="0" w:line="240" w:lineRule="auto"/>
      </w:pPr>
      <w:r>
        <w:continuationSeparator/>
      </w:r>
    </w:p>
  </w:footnote>
  <w:footnote w:id="1">
    <w:p w14:paraId="1690152B" w14:textId="77777777" w:rsidR="00514A04" w:rsidRDefault="00514A04">
      <w:pPr>
        <w:pStyle w:val="FootnoteText"/>
      </w:pPr>
      <w:r>
        <w:rPr>
          <w:rStyle w:val="FootnoteReference"/>
        </w:rPr>
        <w:footnoteRef/>
      </w:r>
      <w:r>
        <w:t xml:space="preserve"> </w:t>
      </w:r>
      <w:hyperlink r:id="rId1" w:history="1">
        <w:r>
          <w:rPr>
            <w:rStyle w:val="Hyperlink"/>
          </w:rPr>
          <w:t>https://archive.ics.uci.edu/ml/datasets/default+of+credit+card+clients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4373"/>
    <w:multiLevelType w:val="hybridMultilevel"/>
    <w:tmpl w:val="D5BE7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54A40"/>
    <w:multiLevelType w:val="multilevel"/>
    <w:tmpl w:val="A0E03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2874D8"/>
    <w:multiLevelType w:val="hybridMultilevel"/>
    <w:tmpl w:val="85128A6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F43D0"/>
    <w:multiLevelType w:val="hybridMultilevel"/>
    <w:tmpl w:val="3662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64E89"/>
    <w:multiLevelType w:val="multilevel"/>
    <w:tmpl w:val="6BE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449BA"/>
    <w:multiLevelType w:val="multilevel"/>
    <w:tmpl w:val="499C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61336D"/>
    <w:multiLevelType w:val="multilevel"/>
    <w:tmpl w:val="38F43A9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2844B7"/>
    <w:multiLevelType w:val="multilevel"/>
    <w:tmpl w:val="B1C8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A54A75"/>
    <w:multiLevelType w:val="multilevel"/>
    <w:tmpl w:val="50E6D7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E87652"/>
    <w:multiLevelType w:val="hybridMultilevel"/>
    <w:tmpl w:val="CA90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D9003C"/>
    <w:multiLevelType w:val="multilevel"/>
    <w:tmpl w:val="35B4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26CF"/>
    <w:multiLevelType w:val="multilevel"/>
    <w:tmpl w:val="15AE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BA379C"/>
    <w:multiLevelType w:val="multilevel"/>
    <w:tmpl w:val="29E217FA"/>
    <w:lvl w:ilvl="0">
      <w:start w:val="3"/>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91574FD"/>
    <w:multiLevelType w:val="hybridMultilevel"/>
    <w:tmpl w:val="CBC252B8"/>
    <w:lvl w:ilvl="0" w:tplc="1790465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BC1744D"/>
    <w:multiLevelType w:val="hybridMultilevel"/>
    <w:tmpl w:val="1CF6626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24B08"/>
    <w:multiLevelType w:val="hybridMultilevel"/>
    <w:tmpl w:val="7BCC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483354"/>
    <w:multiLevelType w:val="hybridMultilevel"/>
    <w:tmpl w:val="D4020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7"/>
  </w:num>
  <w:num w:numId="4">
    <w:abstractNumId w:val="8"/>
    <w:lvlOverride w:ilvl="0">
      <w:lvl w:ilvl="0">
        <w:numFmt w:val="decimal"/>
        <w:lvlText w:val="%1."/>
        <w:lvlJc w:val="left"/>
      </w:lvl>
    </w:lvlOverride>
  </w:num>
  <w:num w:numId="5">
    <w:abstractNumId w:val="4"/>
  </w:num>
  <w:num w:numId="6">
    <w:abstractNumId w:val="11"/>
  </w:num>
  <w:num w:numId="7">
    <w:abstractNumId w:val="1"/>
    <w:lvlOverride w:ilvl="0">
      <w:lvl w:ilvl="0">
        <w:numFmt w:val="decimal"/>
        <w:lvlText w:val="%1."/>
        <w:lvlJc w:val="left"/>
      </w:lvl>
    </w:lvlOverride>
  </w:num>
  <w:num w:numId="8">
    <w:abstractNumId w:val="6"/>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6"/>
    <w:lvlOverride w:ilvl="0">
      <w:lvl w:ilvl="0">
        <w:numFmt w:val="decimal"/>
        <w:lvlText w:val="%1."/>
        <w:lvlJc w:val="left"/>
      </w:lvl>
    </w:lvlOverride>
    <w:lvlOverride w:ilvl="1">
      <w:lvl w:ilvl="1">
        <w:numFmt w:val="lowerLetter"/>
        <w:lvlText w:val="%2."/>
        <w:lvlJc w:val="left"/>
      </w:lvl>
    </w:lvlOverride>
  </w:num>
  <w:num w:numId="11">
    <w:abstractNumId w:val="15"/>
  </w:num>
  <w:num w:numId="12">
    <w:abstractNumId w:val="0"/>
  </w:num>
  <w:num w:numId="13">
    <w:abstractNumId w:val="16"/>
  </w:num>
  <w:num w:numId="14">
    <w:abstractNumId w:val="14"/>
  </w:num>
  <w:num w:numId="15">
    <w:abstractNumId w:val="2"/>
  </w:num>
  <w:num w:numId="16">
    <w:abstractNumId w:val="9"/>
  </w:num>
  <w:num w:numId="17">
    <w:abstractNumId w:val="12"/>
  </w:num>
  <w:num w:numId="18">
    <w:abstractNumId w:val="13"/>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xanne Salinas">
    <w15:presenceInfo w15:providerId="Windows Live" w15:userId="f098592b684be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1E"/>
    <w:rsid w:val="000558FC"/>
    <w:rsid w:val="00072134"/>
    <w:rsid w:val="00080159"/>
    <w:rsid w:val="000924AF"/>
    <w:rsid w:val="000A21E6"/>
    <w:rsid w:val="000E3171"/>
    <w:rsid w:val="00101762"/>
    <w:rsid w:val="00102001"/>
    <w:rsid w:val="00110125"/>
    <w:rsid w:val="00190A6E"/>
    <w:rsid w:val="00192E13"/>
    <w:rsid w:val="001956D9"/>
    <w:rsid w:val="001B7021"/>
    <w:rsid w:val="001C79A7"/>
    <w:rsid w:val="001D5C07"/>
    <w:rsid w:val="002125C3"/>
    <w:rsid w:val="002142C7"/>
    <w:rsid w:val="002153F5"/>
    <w:rsid w:val="00236806"/>
    <w:rsid w:val="00264E1E"/>
    <w:rsid w:val="00265E62"/>
    <w:rsid w:val="0027455C"/>
    <w:rsid w:val="0028104B"/>
    <w:rsid w:val="002843DF"/>
    <w:rsid w:val="002C2235"/>
    <w:rsid w:val="002D1633"/>
    <w:rsid w:val="002D1671"/>
    <w:rsid w:val="00304134"/>
    <w:rsid w:val="00305987"/>
    <w:rsid w:val="00306703"/>
    <w:rsid w:val="00313387"/>
    <w:rsid w:val="00334D44"/>
    <w:rsid w:val="00336D5E"/>
    <w:rsid w:val="00342160"/>
    <w:rsid w:val="0036093D"/>
    <w:rsid w:val="00365468"/>
    <w:rsid w:val="00370777"/>
    <w:rsid w:val="00370863"/>
    <w:rsid w:val="0037446F"/>
    <w:rsid w:val="003A75AA"/>
    <w:rsid w:val="003B317C"/>
    <w:rsid w:val="003C41BE"/>
    <w:rsid w:val="003D3113"/>
    <w:rsid w:val="003D74CC"/>
    <w:rsid w:val="003F2468"/>
    <w:rsid w:val="004102B8"/>
    <w:rsid w:val="0043622C"/>
    <w:rsid w:val="004449B2"/>
    <w:rsid w:val="004471EF"/>
    <w:rsid w:val="004A134D"/>
    <w:rsid w:val="004A5AE8"/>
    <w:rsid w:val="004B1C66"/>
    <w:rsid w:val="004B488B"/>
    <w:rsid w:val="004C3530"/>
    <w:rsid w:val="004C52A0"/>
    <w:rsid w:val="004D06BC"/>
    <w:rsid w:val="004F2FE3"/>
    <w:rsid w:val="00514A04"/>
    <w:rsid w:val="005161CE"/>
    <w:rsid w:val="00523A75"/>
    <w:rsid w:val="00544AD9"/>
    <w:rsid w:val="00554528"/>
    <w:rsid w:val="005549E9"/>
    <w:rsid w:val="005609E4"/>
    <w:rsid w:val="00566022"/>
    <w:rsid w:val="00591CFE"/>
    <w:rsid w:val="00596C00"/>
    <w:rsid w:val="005A3965"/>
    <w:rsid w:val="005B5021"/>
    <w:rsid w:val="005B53E0"/>
    <w:rsid w:val="005B660F"/>
    <w:rsid w:val="005C2AD5"/>
    <w:rsid w:val="005C45FA"/>
    <w:rsid w:val="005C5EF3"/>
    <w:rsid w:val="005D0DE1"/>
    <w:rsid w:val="005F2803"/>
    <w:rsid w:val="005F518A"/>
    <w:rsid w:val="006270BB"/>
    <w:rsid w:val="0062714C"/>
    <w:rsid w:val="00656AFB"/>
    <w:rsid w:val="006637E6"/>
    <w:rsid w:val="006872D6"/>
    <w:rsid w:val="006A0358"/>
    <w:rsid w:val="006A21E3"/>
    <w:rsid w:val="006B4556"/>
    <w:rsid w:val="006B5EC0"/>
    <w:rsid w:val="006E019C"/>
    <w:rsid w:val="006F3FBC"/>
    <w:rsid w:val="007265E6"/>
    <w:rsid w:val="0074497C"/>
    <w:rsid w:val="00761D68"/>
    <w:rsid w:val="00764F60"/>
    <w:rsid w:val="00777A38"/>
    <w:rsid w:val="00782208"/>
    <w:rsid w:val="007900E6"/>
    <w:rsid w:val="007B02C6"/>
    <w:rsid w:val="007B7F5E"/>
    <w:rsid w:val="007F78BF"/>
    <w:rsid w:val="007F7944"/>
    <w:rsid w:val="008033DE"/>
    <w:rsid w:val="008116EF"/>
    <w:rsid w:val="00825763"/>
    <w:rsid w:val="00834458"/>
    <w:rsid w:val="008600D1"/>
    <w:rsid w:val="00864228"/>
    <w:rsid w:val="008736A8"/>
    <w:rsid w:val="0087699A"/>
    <w:rsid w:val="00881AB9"/>
    <w:rsid w:val="00883514"/>
    <w:rsid w:val="008A340E"/>
    <w:rsid w:val="008C3E1E"/>
    <w:rsid w:val="008D21C4"/>
    <w:rsid w:val="008D6623"/>
    <w:rsid w:val="008F3D75"/>
    <w:rsid w:val="00914851"/>
    <w:rsid w:val="009168CB"/>
    <w:rsid w:val="00927DB1"/>
    <w:rsid w:val="00932045"/>
    <w:rsid w:val="009332E3"/>
    <w:rsid w:val="00943581"/>
    <w:rsid w:val="009551A0"/>
    <w:rsid w:val="00995982"/>
    <w:rsid w:val="009A516F"/>
    <w:rsid w:val="009E5F50"/>
    <w:rsid w:val="00A02C7C"/>
    <w:rsid w:val="00A13524"/>
    <w:rsid w:val="00A1578B"/>
    <w:rsid w:val="00A22CE5"/>
    <w:rsid w:val="00A40931"/>
    <w:rsid w:val="00A47163"/>
    <w:rsid w:val="00A53E00"/>
    <w:rsid w:val="00A639A3"/>
    <w:rsid w:val="00A66D82"/>
    <w:rsid w:val="00A776DC"/>
    <w:rsid w:val="00A83A77"/>
    <w:rsid w:val="00AA251E"/>
    <w:rsid w:val="00AA7FF9"/>
    <w:rsid w:val="00AB4D9E"/>
    <w:rsid w:val="00AC48A8"/>
    <w:rsid w:val="00AC62A7"/>
    <w:rsid w:val="00AE0EDB"/>
    <w:rsid w:val="00AE4A79"/>
    <w:rsid w:val="00AE6541"/>
    <w:rsid w:val="00AE7A76"/>
    <w:rsid w:val="00AF1191"/>
    <w:rsid w:val="00AF2441"/>
    <w:rsid w:val="00B010F6"/>
    <w:rsid w:val="00B03BFB"/>
    <w:rsid w:val="00B14DD4"/>
    <w:rsid w:val="00B27611"/>
    <w:rsid w:val="00B502F0"/>
    <w:rsid w:val="00B52F0A"/>
    <w:rsid w:val="00B67063"/>
    <w:rsid w:val="00B7157E"/>
    <w:rsid w:val="00B74E7B"/>
    <w:rsid w:val="00B857D7"/>
    <w:rsid w:val="00BA7EFF"/>
    <w:rsid w:val="00BB0BE5"/>
    <w:rsid w:val="00BB2729"/>
    <w:rsid w:val="00BB559B"/>
    <w:rsid w:val="00BD39CE"/>
    <w:rsid w:val="00C22913"/>
    <w:rsid w:val="00C355B0"/>
    <w:rsid w:val="00C42AA5"/>
    <w:rsid w:val="00C556CD"/>
    <w:rsid w:val="00C56ED4"/>
    <w:rsid w:val="00C77C42"/>
    <w:rsid w:val="00C8558B"/>
    <w:rsid w:val="00CA598B"/>
    <w:rsid w:val="00CB5392"/>
    <w:rsid w:val="00CC5603"/>
    <w:rsid w:val="00CD0E0F"/>
    <w:rsid w:val="00D03E56"/>
    <w:rsid w:val="00D1772B"/>
    <w:rsid w:val="00D209F9"/>
    <w:rsid w:val="00D362CB"/>
    <w:rsid w:val="00D47D55"/>
    <w:rsid w:val="00D53BFC"/>
    <w:rsid w:val="00D55406"/>
    <w:rsid w:val="00D60BD3"/>
    <w:rsid w:val="00D7271E"/>
    <w:rsid w:val="00DA3069"/>
    <w:rsid w:val="00DC1343"/>
    <w:rsid w:val="00DD21CE"/>
    <w:rsid w:val="00DD7083"/>
    <w:rsid w:val="00DE1672"/>
    <w:rsid w:val="00DE5A81"/>
    <w:rsid w:val="00E00092"/>
    <w:rsid w:val="00E46774"/>
    <w:rsid w:val="00E75CCF"/>
    <w:rsid w:val="00E90D1B"/>
    <w:rsid w:val="00EA1B6F"/>
    <w:rsid w:val="00EB7EAC"/>
    <w:rsid w:val="00EC4C6E"/>
    <w:rsid w:val="00EE740B"/>
    <w:rsid w:val="00EE76A3"/>
    <w:rsid w:val="00EF0302"/>
    <w:rsid w:val="00EF72C8"/>
    <w:rsid w:val="00F03E01"/>
    <w:rsid w:val="00F047B7"/>
    <w:rsid w:val="00F605BB"/>
    <w:rsid w:val="00F714BD"/>
    <w:rsid w:val="00F73B71"/>
    <w:rsid w:val="00FA3CA4"/>
    <w:rsid w:val="00FA48E0"/>
    <w:rsid w:val="00FB1CE0"/>
    <w:rsid w:val="00FC5247"/>
    <w:rsid w:val="00FD0F70"/>
    <w:rsid w:val="00FD2C38"/>
    <w:rsid w:val="00FD7472"/>
    <w:rsid w:val="00FF100C"/>
    <w:rsid w:val="00FF1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14A06B"/>
  <w15:chartTrackingRefBased/>
  <w15:docId w15:val="{04850756-787D-440B-996E-B63F41FE4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21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2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53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D0F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25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721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2134"/>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0721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2134"/>
    <w:rPr>
      <w:sz w:val="20"/>
      <w:szCs w:val="20"/>
    </w:rPr>
  </w:style>
  <w:style w:type="character" w:styleId="FootnoteReference">
    <w:name w:val="footnote reference"/>
    <w:basedOn w:val="DefaultParagraphFont"/>
    <w:uiPriority w:val="99"/>
    <w:semiHidden/>
    <w:unhideWhenUsed/>
    <w:rsid w:val="00072134"/>
    <w:rPr>
      <w:vertAlign w:val="superscript"/>
    </w:rPr>
  </w:style>
  <w:style w:type="character" w:styleId="Hyperlink">
    <w:name w:val="Hyperlink"/>
    <w:basedOn w:val="DefaultParagraphFont"/>
    <w:uiPriority w:val="99"/>
    <w:unhideWhenUsed/>
    <w:rsid w:val="00072134"/>
    <w:rPr>
      <w:color w:val="0000FF"/>
      <w:u w:val="single"/>
    </w:rPr>
  </w:style>
  <w:style w:type="paragraph" w:styleId="ListParagraph">
    <w:name w:val="List Paragraph"/>
    <w:basedOn w:val="Normal"/>
    <w:uiPriority w:val="34"/>
    <w:qFormat/>
    <w:rsid w:val="004C3530"/>
    <w:pPr>
      <w:ind w:left="720"/>
      <w:contextualSpacing/>
    </w:pPr>
  </w:style>
  <w:style w:type="paragraph" w:styleId="BalloonText">
    <w:name w:val="Balloon Text"/>
    <w:basedOn w:val="Normal"/>
    <w:link w:val="BalloonTextChar"/>
    <w:uiPriority w:val="99"/>
    <w:semiHidden/>
    <w:unhideWhenUsed/>
    <w:rsid w:val="008600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0D1"/>
    <w:rPr>
      <w:rFonts w:ascii="Segoe UI" w:hAnsi="Segoe UI" w:cs="Segoe UI"/>
      <w:sz w:val="18"/>
      <w:szCs w:val="18"/>
    </w:rPr>
  </w:style>
  <w:style w:type="character" w:styleId="PlaceholderText">
    <w:name w:val="Placeholder Text"/>
    <w:basedOn w:val="DefaultParagraphFont"/>
    <w:uiPriority w:val="99"/>
    <w:semiHidden/>
    <w:rsid w:val="004A5AE8"/>
    <w:rPr>
      <w:color w:val="808080"/>
    </w:rPr>
  </w:style>
  <w:style w:type="character" w:customStyle="1" w:styleId="Heading3Char">
    <w:name w:val="Heading 3 Char"/>
    <w:basedOn w:val="DefaultParagraphFont"/>
    <w:link w:val="Heading3"/>
    <w:uiPriority w:val="9"/>
    <w:rsid w:val="005B53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D0F70"/>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125C3"/>
    <w:pPr>
      <w:outlineLvl w:val="9"/>
    </w:pPr>
  </w:style>
  <w:style w:type="paragraph" w:styleId="TOC1">
    <w:name w:val="toc 1"/>
    <w:basedOn w:val="Normal"/>
    <w:next w:val="Normal"/>
    <w:autoRedefine/>
    <w:uiPriority w:val="39"/>
    <w:unhideWhenUsed/>
    <w:rsid w:val="002125C3"/>
    <w:pPr>
      <w:spacing w:after="100"/>
    </w:pPr>
  </w:style>
  <w:style w:type="paragraph" w:styleId="TOC2">
    <w:name w:val="toc 2"/>
    <w:basedOn w:val="Normal"/>
    <w:next w:val="Normal"/>
    <w:autoRedefine/>
    <w:uiPriority w:val="39"/>
    <w:unhideWhenUsed/>
    <w:rsid w:val="002125C3"/>
    <w:pPr>
      <w:spacing w:after="100"/>
      <w:ind w:left="220"/>
    </w:pPr>
  </w:style>
  <w:style w:type="paragraph" w:styleId="TOC3">
    <w:name w:val="toc 3"/>
    <w:basedOn w:val="Normal"/>
    <w:next w:val="Normal"/>
    <w:autoRedefine/>
    <w:uiPriority w:val="39"/>
    <w:unhideWhenUsed/>
    <w:rsid w:val="002125C3"/>
    <w:pPr>
      <w:spacing w:after="100"/>
      <w:ind w:left="440"/>
    </w:pPr>
  </w:style>
  <w:style w:type="character" w:styleId="Emphasis">
    <w:name w:val="Emphasis"/>
    <w:basedOn w:val="DefaultParagraphFont"/>
    <w:uiPriority w:val="20"/>
    <w:qFormat/>
    <w:rsid w:val="005C2AD5"/>
    <w:rPr>
      <w:i/>
      <w:iCs/>
    </w:rPr>
  </w:style>
  <w:style w:type="character" w:customStyle="1" w:styleId="mn">
    <w:name w:val="mn"/>
    <w:basedOn w:val="DefaultParagraphFont"/>
    <w:rsid w:val="00B74E7B"/>
  </w:style>
  <w:style w:type="character" w:customStyle="1" w:styleId="mi">
    <w:name w:val="mi"/>
    <w:basedOn w:val="DefaultParagraphFont"/>
    <w:rsid w:val="00B74E7B"/>
  </w:style>
  <w:style w:type="paragraph" w:styleId="Header">
    <w:name w:val="header"/>
    <w:basedOn w:val="Normal"/>
    <w:link w:val="HeaderChar"/>
    <w:uiPriority w:val="99"/>
    <w:unhideWhenUsed/>
    <w:rsid w:val="00313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387"/>
  </w:style>
  <w:style w:type="paragraph" w:styleId="Footer">
    <w:name w:val="footer"/>
    <w:basedOn w:val="Normal"/>
    <w:link w:val="FooterChar"/>
    <w:uiPriority w:val="99"/>
    <w:unhideWhenUsed/>
    <w:rsid w:val="00313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387"/>
  </w:style>
  <w:style w:type="paragraph" w:styleId="Caption">
    <w:name w:val="caption"/>
    <w:basedOn w:val="Normal"/>
    <w:next w:val="Normal"/>
    <w:uiPriority w:val="35"/>
    <w:unhideWhenUsed/>
    <w:qFormat/>
    <w:rsid w:val="006B5EC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02F0"/>
    <w:pPr>
      <w:spacing w:after="0"/>
    </w:pPr>
  </w:style>
  <w:style w:type="paragraph" w:styleId="NoSpacing">
    <w:name w:val="No Spacing"/>
    <w:link w:val="NoSpacingChar"/>
    <w:uiPriority w:val="1"/>
    <w:qFormat/>
    <w:rsid w:val="003A75AA"/>
    <w:pPr>
      <w:spacing w:after="0" w:line="240" w:lineRule="auto"/>
    </w:pPr>
    <w:rPr>
      <w:rFonts w:eastAsiaTheme="minorEastAsia"/>
    </w:rPr>
  </w:style>
  <w:style w:type="character" w:customStyle="1" w:styleId="NoSpacingChar">
    <w:name w:val="No Spacing Char"/>
    <w:basedOn w:val="DefaultParagraphFont"/>
    <w:link w:val="NoSpacing"/>
    <w:uiPriority w:val="1"/>
    <w:rsid w:val="003A75AA"/>
    <w:rPr>
      <w:rFonts w:eastAsiaTheme="minorEastAsia"/>
    </w:rPr>
  </w:style>
  <w:style w:type="character" w:customStyle="1" w:styleId="VerbatimChar">
    <w:name w:val="Verbatim Char"/>
    <w:basedOn w:val="DefaultParagraphFont"/>
    <w:link w:val="SourceCode"/>
    <w:locked/>
    <w:rsid w:val="005549E9"/>
    <w:rPr>
      <w:rFonts w:ascii="Consolas" w:hAnsi="Consolas"/>
      <w:shd w:val="clear" w:color="auto" w:fill="F8F8F8"/>
    </w:rPr>
  </w:style>
  <w:style w:type="paragraph" w:customStyle="1" w:styleId="SourceCode">
    <w:name w:val="Source Code"/>
    <w:basedOn w:val="Normal"/>
    <w:link w:val="VerbatimChar"/>
    <w:rsid w:val="005549E9"/>
    <w:pPr>
      <w:shd w:val="clear" w:color="auto" w:fill="F8F8F8"/>
      <w:wordWrap w:val="0"/>
      <w:spacing w:after="200" w:line="24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1989">
      <w:bodyDiv w:val="1"/>
      <w:marLeft w:val="0"/>
      <w:marRight w:val="0"/>
      <w:marTop w:val="0"/>
      <w:marBottom w:val="0"/>
      <w:divBdr>
        <w:top w:val="none" w:sz="0" w:space="0" w:color="auto"/>
        <w:left w:val="none" w:sz="0" w:space="0" w:color="auto"/>
        <w:bottom w:val="none" w:sz="0" w:space="0" w:color="auto"/>
        <w:right w:val="none" w:sz="0" w:space="0" w:color="auto"/>
      </w:divBdr>
    </w:div>
    <w:div w:id="38097169">
      <w:bodyDiv w:val="1"/>
      <w:marLeft w:val="0"/>
      <w:marRight w:val="0"/>
      <w:marTop w:val="0"/>
      <w:marBottom w:val="0"/>
      <w:divBdr>
        <w:top w:val="none" w:sz="0" w:space="0" w:color="auto"/>
        <w:left w:val="none" w:sz="0" w:space="0" w:color="auto"/>
        <w:bottom w:val="none" w:sz="0" w:space="0" w:color="auto"/>
        <w:right w:val="none" w:sz="0" w:space="0" w:color="auto"/>
      </w:divBdr>
    </w:div>
    <w:div w:id="103380949">
      <w:bodyDiv w:val="1"/>
      <w:marLeft w:val="0"/>
      <w:marRight w:val="0"/>
      <w:marTop w:val="0"/>
      <w:marBottom w:val="0"/>
      <w:divBdr>
        <w:top w:val="none" w:sz="0" w:space="0" w:color="auto"/>
        <w:left w:val="none" w:sz="0" w:space="0" w:color="auto"/>
        <w:bottom w:val="none" w:sz="0" w:space="0" w:color="auto"/>
        <w:right w:val="none" w:sz="0" w:space="0" w:color="auto"/>
      </w:divBdr>
    </w:div>
    <w:div w:id="159472011">
      <w:bodyDiv w:val="1"/>
      <w:marLeft w:val="0"/>
      <w:marRight w:val="0"/>
      <w:marTop w:val="0"/>
      <w:marBottom w:val="0"/>
      <w:divBdr>
        <w:top w:val="none" w:sz="0" w:space="0" w:color="auto"/>
        <w:left w:val="none" w:sz="0" w:space="0" w:color="auto"/>
        <w:bottom w:val="none" w:sz="0" w:space="0" w:color="auto"/>
        <w:right w:val="none" w:sz="0" w:space="0" w:color="auto"/>
      </w:divBdr>
      <w:divsChild>
        <w:div w:id="1869172068">
          <w:marLeft w:val="0"/>
          <w:marRight w:val="0"/>
          <w:marTop w:val="0"/>
          <w:marBottom w:val="0"/>
          <w:divBdr>
            <w:top w:val="none" w:sz="0" w:space="0" w:color="auto"/>
            <w:left w:val="none" w:sz="0" w:space="0" w:color="auto"/>
            <w:bottom w:val="none" w:sz="0" w:space="0" w:color="auto"/>
            <w:right w:val="none" w:sz="0" w:space="0" w:color="auto"/>
          </w:divBdr>
        </w:div>
        <w:div w:id="361710440">
          <w:marLeft w:val="0"/>
          <w:marRight w:val="0"/>
          <w:marTop w:val="0"/>
          <w:marBottom w:val="0"/>
          <w:divBdr>
            <w:top w:val="none" w:sz="0" w:space="0" w:color="auto"/>
            <w:left w:val="none" w:sz="0" w:space="0" w:color="auto"/>
            <w:bottom w:val="none" w:sz="0" w:space="0" w:color="auto"/>
            <w:right w:val="none" w:sz="0" w:space="0" w:color="auto"/>
          </w:divBdr>
        </w:div>
        <w:div w:id="2710313">
          <w:marLeft w:val="0"/>
          <w:marRight w:val="0"/>
          <w:marTop w:val="0"/>
          <w:marBottom w:val="0"/>
          <w:divBdr>
            <w:top w:val="none" w:sz="0" w:space="0" w:color="auto"/>
            <w:left w:val="none" w:sz="0" w:space="0" w:color="auto"/>
            <w:bottom w:val="none" w:sz="0" w:space="0" w:color="auto"/>
            <w:right w:val="none" w:sz="0" w:space="0" w:color="auto"/>
          </w:divBdr>
        </w:div>
        <w:div w:id="1320112284">
          <w:marLeft w:val="0"/>
          <w:marRight w:val="0"/>
          <w:marTop w:val="0"/>
          <w:marBottom w:val="0"/>
          <w:divBdr>
            <w:top w:val="none" w:sz="0" w:space="0" w:color="auto"/>
            <w:left w:val="none" w:sz="0" w:space="0" w:color="auto"/>
            <w:bottom w:val="none" w:sz="0" w:space="0" w:color="auto"/>
            <w:right w:val="none" w:sz="0" w:space="0" w:color="auto"/>
          </w:divBdr>
        </w:div>
        <w:div w:id="262155754">
          <w:marLeft w:val="0"/>
          <w:marRight w:val="0"/>
          <w:marTop w:val="0"/>
          <w:marBottom w:val="0"/>
          <w:divBdr>
            <w:top w:val="none" w:sz="0" w:space="0" w:color="auto"/>
            <w:left w:val="none" w:sz="0" w:space="0" w:color="auto"/>
            <w:bottom w:val="none" w:sz="0" w:space="0" w:color="auto"/>
            <w:right w:val="none" w:sz="0" w:space="0" w:color="auto"/>
          </w:divBdr>
        </w:div>
        <w:div w:id="17707230">
          <w:marLeft w:val="0"/>
          <w:marRight w:val="0"/>
          <w:marTop w:val="0"/>
          <w:marBottom w:val="0"/>
          <w:divBdr>
            <w:top w:val="none" w:sz="0" w:space="0" w:color="auto"/>
            <w:left w:val="none" w:sz="0" w:space="0" w:color="auto"/>
            <w:bottom w:val="none" w:sz="0" w:space="0" w:color="auto"/>
            <w:right w:val="none" w:sz="0" w:space="0" w:color="auto"/>
          </w:divBdr>
        </w:div>
        <w:div w:id="1549760911">
          <w:marLeft w:val="0"/>
          <w:marRight w:val="0"/>
          <w:marTop w:val="0"/>
          <w:marBottom w:val="0"/>
          <w:divBdr>
            <w:top w:val="none" w:sz="0" w:space="0" w:color="auto"/>
            <w:left w:val="none" w:sz="0" w:space="0" w:color="auto"/>
            <w:bottom w:val="none" w:sz="0" w:space="0" w:color="auto"/>
            <w:right w:val="none" w:sz="0" w:space="0" w:color="auto"/>
          </w:divBdr>
        </w:div>
      </w:divsChild>
    </w:div>
    <w:div w:id="179978223">
      <w:bodyDiv w:val="1"/>
      <w:marLeft w:val="0"/>
      <w:marRight w:val="0"/>
      <w:marTop w:val="0"/>
      <w:marBottom w:val="0"/>
      <w:divBdr>
        <w:top w:val="none" w:sz="0" w:space="0" w:color="auto"/>
        <w:left w:val="none" w:sz="0" w:space="0" w:color="auto"/>
        <w:bottom w:val="none" w:sz="0" w:space="0" w:color="auto"/>
        <w:right w:val="none" w:sz="0" w:space="0" w:color="auto"/>
      </w:divBdr>
      <w:divsChild>
        <w:div w:id="1251700950">
          <w:marLeft w:val="0"/>
          <w:marRight w:val="0"/>
          <w:marTop w:val="0"/>
          <w:marBottom w:val="0"/>
          <w:divBdr>
            <w:top w:val="none" w:sz="0" w:space="0" w:color="auto"/>
            <w:left w:val="none" w:sz="0" w:space="0" w:color="auto"/>
            <w:bottom w:val="none" w:sz="0" w:space="0" w:color="auto"/>
            <w:right w:val="none" w:sz="0" w:space="0" w:color="auto"/>
          </w:divBdr>
        </w:div>
        <w:div w:id="1979650887">
          <w:marLeft w:val="0"/>
          <w:marRight w:val="0"/>
          <w:marTop w:val="0"/>
          <w:marBottom w:val="0"/>
          <w:divBdr>
            <w:top w:val="none" w:sz="0" w:space="0" w:color="auto"/>
            <w:left w:val="none" w:sz="0" w:space="0" w:color="auto"/>
            <w:bottom w:val="none" w:sz="0" w:space="0" w:color="auto"/>
            <w:right w:val="none" w:sz="0" w:space="0" w:color="auto"/>
          </w:divBdr>
        </w:div>
        <w:div w:id="448744026">
          <w:marLeft w:val="0"/>
          <w:marRight w:val="0"/>
          <w:marTop w:val="0"/>
          <w:marBottom w:val="0"/>
          <w:divBdr>
            <w:top w:val="none" w:sz="0" w:space="0" w:color="auto"/>
            <w:left w:val="none" w:sz="0" w:space="0" w:color="auto"/>
            <w:bottom w:val="none" w:sz="0" w:space="0" w:color="auto"/>
            <w:right w:val="none" w:sz="0" w:space="0" w:color="auto"/>
          </w:divBdr>
        </w:div>
        <w:div w:id="100804991">
          <w:marLeft w:val="0"/>
          <w:marRight w:val="0"/>
          <w:marTop w:val="0"/>
          <w:marBottom w:val="0"/>
          <w:divBdr>
            <w:top w:val="none" w:sz="0" w:space="0" w:color="auto"/>
            <w:left w:val="none" w:sz="0" w:space="0" w:color="auto"/>
            <w:bottom w:val="none" w:sz="0" w:space="0" w:color="auto"/>
            <w:right w:val="none" w:sz="0" w:space="0" w:color="auto"/>
          </w:divBdr>
        </w:div>
        <w:div w:id="186527064">
          <w:marLeft w:val="0"/>
          <w:marRight w:val="0"/>
          <w:marTop w:val="0"/>
          <w:marBottom w:val="0"/>
          <w:divBdr>
            <w:top w:val="none" w:sz="0" w:space="0" w:color="auto"/>
            <w:left w:val="none" w:sz="0" w:space="0" w:color="auto"/>
            <w:bottom w:val="none" w:sz="0" w:space="0" w:color="auto"/>
            <w:right w:val="none" w:sz="0" w:space="0" w:color="auto"/>
          </w:divBdr>
        </w:div>
        <w:div w:id="732235302">
          <w:marLeft w:val="0"/>
          <w:marRight w:val="0"/>
          <w:marTop w:val="0"/>
          <w:marBottom w:val="0"/>
          <w:divBdr>
            <w:top w:val="none" w:sz="0" w:space="0" w:color="auto"/>
            <w:left w:val="none" w:sz="0" w:space="0" w:color="auto"/>
            <w:bottom w:val="none" w:sz="0" w:space="0" w:color="auto"/>
            <w:right w:val="none" w:sz="0" w:space="0" w:color="auto"/>
          </w:divBdr>
        </w:div>
      </w:divsChild>
    </w:div>
    <w:div w:id="511988265">
      <w:bodyDiv w:val="1"/>
      <w:marLeft w:val="0"/>
      <w:marRight w:val="0"/>
      <w:marTop w:val="0"/>
      <w:marBottom w:val="0"/>
      <w:divBdr>
        <w:top w:val="none" w:sz="0" w:space="0" w:color="auto"/>
        <w:left w:val="none" w:sz="0" w:space="0" w:color="auto"/>
        <w:bottom w:val="none" w:sz="0" w:space="0" w:color="auto"/>
        <w:right w:val="none" w:sz="0" w:space="0" w:color="auto"/>
      </w:divBdr>
    </w:div>
    <w:div w:id="547301443">
      <w:bodyDiv w:val="1"/>
      <w:marLeft w:val="0"/>
      <w:marRight w:val="0"/>
      <w:marTop w:val="0"/>
      <w:marBottom w:val="0"/>
      <w:divBdr>
        <w:top w:val="none" w:sz="0" w:space="0" w:color="auto"/>
        <w:left w:val="none" w:sz="0" w:space="0" w:color="auto"/>
        <w:bottom w:val="none" w:sz="0" w:space="0" w:color="auto"/>
        <w:right w:val="none" w:sz="0" w:space="0" w:color="auto"/>
      </w:divBdr>
    </w:div>
    <w:div w:id="606281263">
      <w:bodyDiv w:val="1"/>
      <w:marLeft w:val="0"/>
      <w:marRight w:val="0"/>
      <w:marTop w:val="0"/>
      <w:marBottom w:val="0"/>
      <w:divBdr>
        <w:top w:val="none" w:sz="0" w:space="0" w:color="auto"/>
        <w:left w:val="none" w:sz="0" w:space="0" w:color="auto"/>
        <w:bottom w:val="none" w:sz="0" w:space="0" w:color="auto"/>
        <w:right w:val="none" w:sz="0" w:space="0" w:color="auto"/>
      </w:divBdr>
      <w:divsChild>
        <w:div w:id="353845522">
          <w:marLeft w:val="0"/>
          <w:marRight w:val="0"/>
          <w:marTop w:val="0"/>
          <w:marBottom w:val="0"/>
          <w:divBdr>
            <w:top w:val="none" w:sz="0" w:space="0" w:color="auto"/>
            <w:left w:val="none" w:sz="0" w:space="0" w:color="auto"/>
            <w:bottom w:val="none" w:sz="0" w:space="0" w:color="auto"/>
            <w:right w:val="none" w:sz="0" w:space="0" w:color="auto"/>
          </w:divBdr>
        </w:div>
        <w:div w:id="1760367251">
          <w:marLeft w:val="0"/>
          <w:marRight w:val="0"/>
          <w:marTop w:val="0"/>
          <w:marBottom w:val="0"/>
          <w:divBdr>
            <w:top w:val="none" w:sz="0" w:space="0" w:color="auto"/>
            <w:left w:val="none" w:sz="0" w:space="0" w:color="auto"/>
            <w:bottom w:val="none" w:sz="0" w:space="0" w:color="auto"/>
            <w:right w:val="none" w:sz="0" w:space="0" w:color="auto"/>
          </w:divBdr>
        </w:div>
        <w:div w:id="622274264">
          <w:marLeft w:val="0"/>
          <w:marRight w:val="0"/>
          <w:marTop w:val="0"/>
          <w:marBottom w:val="0"/>
          <w:divBdr>
            <w:top w:val="none" w:sz="0" w:space="0" w:color="auto"/>
            <w:left w:val="none" w:sz="0" w:space="0" w:color="auto"/>
            <w:bottom w:val="none" w:sz="0" w:space="0" w:color="auto"/>
            <w:right w:val="none" w:sz="0" w:space="0" w:color="auto"/>
          </w:divBdr>
        </w:div>
        <w:div w:id="1148206597">
          <w:marLeft w:val="0"/>
          <w:marRight w:val="0"/>
          <w:marTop w:val="0"/>
          <w:marBottom w:val="0"/>
          <w:divBdr>
            <w:top w:val="none" w:sz="0" w:space="0" w:color="auto"/>
            <w:left w:val="none" w:sz="0" w:space="0" w:color="auto"/>
            <w:bottom w:val="none" w:sz="0" w:space="0" w:color="auto"/>
            <w:right w:val="none" w:sz="0" w:space="0" w:color="auto"/>
          </w:divBdr>
        </w:div>
        <w:div w:id="1673948437">
          <w:marLeft w:val="0"/>
          <w:marRight w:val="0"/>
          <w:marTop w:val="0"/>
          <w:marBottom w:val="0"/>
          <w:divBdr>
            <w:top w:val="none" w:sz="0" w:space="0" w:color="auto"/>
            <w:left w:val="none" w:sz="0" w:space="0" w:color="auto"/>
            <w:bottom w:val="none" w:sz="0" w:space="0" w:color="auto"/>
            <w:right w:val="none" w:sz="0" w:space="0" w:color="auto"/>
          </w:divBdr>
        </w:div>
        <w:div w:id="1812282546">
          <w:marLeft w:val="0"/>
          <w:marRight w:val="0"/>
          <w:marTop w:val="0"/>
          <w:marBottom w:val="0"/>
          <w:divBdr>
            <w:top w:val="none" w:sz="0" w:space="0" w:color="auto"/>
            <w:left w:val="none" w:sz="0" w:space="0" w:color="auto"/>
            <w:bottom w:val="none" w:sz="0" w:space="0" w:color="auto"/>
            <w:right w:val="none" w:sz="0" w:space="0" w:color="auto"/>
          </w:divBdr>
        </w:div>
        <w:div w:id="483858592">
          <w:marLeft w:val="0"/>
          <w:marRight w:val="0"/>
          <w:marTop w:val="0"/>
          <w:marBottom w:val="0"/>
          <w:divBdr>
            <w:top w:val="none" w:sz="0" w:space="0" w:color="auto"/>
            <w:left w:val="none" w:sz="0" w:space="0" w:color="auto"/>
            <w:bottom w:val="none" w:sz="0" w:space="0" w:color="auto"/>
            <w:right w:val="none" w:sz="0" w:space="0" w:color="auto"/>
          </w:divBdr>
        </w:div>
      </w:divsChild>
    </w:div>
    <w:div w:id="650599445">
      <w:bodyDiv w:val="1"/>
      <w:marLeft w:val="0"/>
      <w:marRight w:val="0"/>
      <w:marTop w:val="0"/>
      <w:marBottom w:val="0"/>
      <w:divBdr>
        <w:top w:val="none" w:sz="0" w:space="0" w:color="auto"/>
        <w:left w:val="none" w:sz="0" w:space="0" w:color="auto"/>
        <w:bottom w:val="none" w:sz="0" w:space="0" w:color="auto"/>
        <w:right w:val="none" w:sz="0" w:space="0" w:color="auto"/>
      </w:divBdr>
    </w:div>
    <w:div w:id="750125765">
      <w:bodyDiv w:val="1"/>
      <w:marLeft w:val="0"/>
      <w:marRight w:val="0"/>
      <w:marTop w:val="0"/>
      <w:marBottom w:val="0"/>
      <w:divBdr>
        <w:top w:val="none" w:sz="0" w:space="0" w:color="auto"/>
        <w:left w:val="none" w:sz="0" w:space="0" w:color="auto"/>
        <w:bottom w:val="none" w:sz="0" w:space="0" w:color="auto"/>
        <w:right w:val="none" w:sz="0" w:space="0" w:color="auto"/>
      </w:divBdr>
    </w:div>
    <w:div w:id="774404652">
      <w:bodyDiv w:val="1"/>
      <w:marLeft w:val="0"/>
      <w:marRight w:val="0"/>
      <w:marTop w:val="0"/>
      <w:marBottom w:val="0"/>
      <w:divBdr>
        <w:top w:val="none" w:sz="0" w:space="0" w:color="auto"/>
        <w:left w:val="none" w:sz="0" w:space="0" w:color="auto"/>
        <w:bottom w:val="none" w:sz="0" w:space="0" w:color="auto"/>
        <w:right w:val="none" w:sz="0" w:space="0" w:color="auto"/>
      </w:divBdr>
    </w:div>
    <w:div w:id="805123421">
      <w:bodyDiv w:val="1"/>
      <w:marLeft w:val="0"/>
      <w:marRight w:val="0"/>
      <w:marTop w:val="0"/>
      <w:marBottom w:val="0"/>
      <w:divBdr>
        <w:top w:val="none" w:sz="0" w:space="0" w:color="auto"/>
        <w:left w:val="none" w:sz="0" w:space="0" w:color="auto"/>
        <w:bottom w:val="none" w:sz="0" w:space="0" w:color="auto"/>
        <w:right w:val="none" w:sz="0" w:space="0" w:color="auto"/>
      </w:divBdr>
    </w:div>
    <w:div w:id="849417188">
      <w:bodyDiv w:val="1"/>
      <w:marLeft w:val="0"/>
      <w:marRight w:val="0"/>
      <w:marTop w:val="0"/>
      <w:marBottom w:val="0"/>
      <w:divBdr>
        <w:top w:val="none" w:sz="0" w:space="0" w:color="auto"/>
        <w:left w:val="none" w:sz="0" w:space="0" w:color="auto"/>
        <w:bottom w:val="none" w:sz="0" w:space="0" w:color="auto"/>
        <w:right w:val="none" w:sz="0" w:space="0" w:color="auto"/>
      </w:divBdr>
    </w:div>
    <w:div w:id="852764405">
      <w:bodyDiv w:val="1"/>
      <w:marLeft w:val="0"/>
      <w:marRight w:val="0"/>
      <w:marTop w:val="0"/>
      <w:marBottom w:val="0"/>
      <w:divBdr>
        <w:top w:val="none" w:sz="0" w:space="0" w:color="auto"/>
        <w:left w:val="none" w:sz="0" w:space="0" w:color="auto"/>
        <w:bottom w:val="none" w:sz="0" w:space="0" w:color="auto"/>
        <w:right w:val="none" w:sz="0" w:space="0" w:color="auto"/>
      </w:divBdr>
    </w:div>
    <w:div w:id="854802595">
      <w:bodyDiv w:val="1"/>
      <w:marLeft w:val="0"/>
      <w:marRight w:val="0"/>
      <w:marTop w:val="0"/>
      <w:marBottom w:val="0"/>
      <w:divBdr>
        <w:top w:val="none" w:sz="0" w:space="0" w:color="auto"/>
        <w:left w:val="none" w:sz="0" w:space="0" w:color="auto"/>
        <w:bottom w:val="none" w:sz="0" w:space="0" w:color="auto"/>
        <w:right w:val="none" w:sz="0" w:space="0" w:color="auto"/>
      </w:divBdr>
    </w:div>
    <w:div w:id="906574248">
      <w:bodyDiv w:val="1"/>
      <w:marLeft w:val="0"/>
      <w:marRight w:val="0"/>
      <w:marTop w:val="0"/>
      <w:marBottom w:val="0"/>
      <w:divBdr>
        <w:top w:val="none" w:sz="0" w:space="0" w:color="auto"/>
        <w:left w:val="none" w:sz="0" w:space="0" w:color="auto"/>
        <w:bottom w:val="none" w:sz="0" w:space="0" w:color="auto"/>
        <w:right w:val="none" w:sz="0" w:space="0" w:color="auto"/>
      </w:divBdr>
    </w:div>
    <w:div w:id="918177716">
      <w:bodyDiv w:val="1"/>
      <w:marLeft w:val="0"/>
      <w:marRight w:val="0"/>
      <w:marTop w:val="0"/>
      <w:marBottom w:val="0"/>
      <w:divBdr>
        <w:top w:val="none" w:sz="0" w:space="0" w:color="auto"/>
        <w:left w:val="none" w:sz="0" w:space="0" w:color="auto"/>
        <w:bottom w:val="none" w:sz="0" w:space="0" w:color="auto"/>
        <w:right w:val="none" w:sz="0" w:space="0" w:color="auto"/>
      </w:divBdr>
    </w:div>
    <w:div w:id="941647173">
      <w:bodyDiv w:val="1"/>
      <w:marLeft w:val="0"/>
      <w:marRight w:val="0"/>
      <w:marTop w:val="0"/>
      <w:marBottom w:val="0"/>
      <w:divBdr>
        <w:top w:val="none" w:sz="0" w:space="0" w:color="auto"/>
        <w:left w:val="none" w:sz="0" w:space="0" w:color="auto"/>
        <w:bottom w:val="none" w:sz="0" w:space="0" w:color="auto"/>
        <w:right w:val="none" w:sz="0" w:space="0" w:color="auto"/>
      </w:divBdr>
      <w:divsChild>
        <w:div w:id="1891187240">
          <w:marLeft w:val="0"/>
          <w:marRight w:val="0"/>
          <w:marTop w:val="0"/>
          <w:marBottom w:val="0"/>
          <w:divBdr>
            <w:top w:val="none" w:sz="0" w:space="0" w:color="auto"/>
            <w:left w:val="none" w:sz="0" w:space="0" w:color="auto"/>
            <w:bottom w:val="none" w:sz="0" w:space="0" w:color="auto"/>
            <w:right w:val="none" w:sz="0" w:space="0" w:color="auto"/>
          </w:divBdr>
        </w:div>
        <w:div w:id="986015790">
          <w:marLeft w:val="0"/>
          <w:marRight w:val="0"/>
          <w:marTop w:val="0"/>
          <w:marBottom w:val="0"/>
          <w:divBdr>
            <w:top w:val="none" w:sz="0" w:space="0" w:color="auto"/>
            <w:left w:val="none" w:sz="0" w:space="0" w:color="auto"/>
            <w:bottom w:val="none" w:sz="0" w:space="0" w:color="auto"/>
            <w:right w:val="none" w:sz="0" w:space="0" w:color="auto"/>
          </w:divBdr>
        </w:div>
        <w:div w:id="1707947508">
          <w:marLeft w:val="0"/>
          <w:marRight w:val="0"/>
          <w:marTop w:val="0"/>
          <w:marBottom w:val="0"/>
          <w:divBdr>
            <w:top w:val="none" w:sz="0" w:space="0" w:color="auto"/>
            <w:left w:val="none" w:sz="0" w:space="0" w:color="auto"/>
            <w:bottom w:val="none" w:sz="0" w:space="0" w:color="auto"/>
            <w:right w:val="none" w:sz="0" w:space="0" w:color="auto"/>
          </w:divBdr>
        </w:div>
        <w:div w:id="1492064483">
          <w:marLeft w:val="0"/>
          <w:marRight w:val="0"/>
          <w:marTop w:val="0"/>
          <w:marBottom w:val="0"/>
          <w:divBdr>
            <w:top w:val="none" w:sz="0" w:space="0" w:color="auto"/>
            <w:left w:val="none" w:sz="0" w:space="0" w:color="auto"/>
            <w:bottom w:val="none" w:sz="0" w:space="0" w:color="auto"/>
            <w:right w:val="none" w:sz="0" w:space="0" w:color="auto"/>
          </w:divBdr>
        </w:div>
        <w:div w:id="1508210401">
          <w:marLeft w:val="0"/>
          <w:marRight w:val="0"/>
          <w:marTop w:val="0"/>
          <w:marBottom w:val="0"/>
          <w:divBdr>
            <w:top w:val="none" w:sz="0" w:space="0" w:color="auto"/>
            <w:left w:val="none" w:sz="0" w:space="0" w:color="auto"/>
            <w:bottom w:val="none" w:sz="0" w:space="0" w:color="auto"/>
            <w:right w:val="none" w:sz="0" w:space="0" w:color="auto"/>
          </w:divBdr>
        </w:div>
        <w:div w:id="1184398091">
          <w:marLeft w:val="0"/>
          <w:marRight w:val="0"/>
          <w:marTop w:val="0"/>
          <w:marBottom w:val="0"/>
          <w:divBdr>
            <w:top w:val="none" w:sz="0" w:space="0" w:color="auto"/>
            <w:left w:val="none" w:sz="0" w:space="0" w:color="auto"/>
            <w:bottom w:val="none" w:sz="0" w:space="0" w:color="auto"/>
            <w:right w:val="none" w:sz="0" w:space="0" w:color="auto"/>
          </w:divBdr>
        </w:div>
        <w:div w:id="10887285">
          <w:marLeft w:val="0"/>
          <w:marRight w:val="0"/>
          <w:marTop w:val="0"/>
          <w:marBottom w:val="0"/>
          <w:divBdr>
            <w:top w:val="none" w:sz="0" w:space="0" w:color="auto"/>
            <w:left w:val="none" w:sz="0" w:space="0" w:color="auto"/>
            <w:bottom w:val="none" w:sz="0" w:space="0" w:color="auto"/>
            <w:right w:val="none" w:sz="0" w:space="0" w:color="auto"/>
          </w:divBdr>
        </w:div>
      </w:divsChild>
    </w:div>
    <w:div w:id="988097297">
      <w:bodyDiv w:val="1"/>
      <w:marLeft w:val="0"/>
      <w:marRight w:val="0"/>
      <w:marTop w:val="0"/>
      <w:marBottom w:val="0"/>
      <w:divBdr>
        <w:top w:val="none" w:sz="0" w:space="0" w:color="auto"/>
        <w:left w:val="none" w:sz="0" w:space="0" w:color="auto"/>
        <w:bottom w:val="none" w:sz="0" w:space="0" w:color="auto"/>
        <w:right w:val="none" w:sz="0" w:space="0" w:color="auto"/>
      </w:divBdr>
    </w:div>
    <w:div w:id="1000812926">
      <w:bodyDiv w:val="1"/>
      <w:marLeft w:val="0"/>
      <w:marRight w:val="0"/>
      <w:marTop w:val="0"/>
      <w:marBottom w:val="0"/>
      <w:divBdr>
        <w:top w:val="none" w:sz="0" w:space="0" w:color="auto"/>
        <w:left w:val="none" w:sz="0" w:space="0" w:color="auto"/>
        <w:bottom w:val="none" w:sz="0" w:space="0" w:color="auto"/>
        <w:right w:val="none" w:sz="0" w:space="0" w:color="auto"/>
      </w:divBdr>
    </w:div>
    <w:div w:id="1044718001">
      <w:bodyDiv w:val="1"/>
      <w:marLeft w:val="0"/>
      <w:marRight w:val="0"/>
      <w:marTop w:val="0"/>
      <w:marBottom w:val="0"/>
      <w:divBdr>
        <w:top w:val="none" w:sz="0" w:space="0" w:color="auto"/>
        <w:left w:val="none" w:sz="0" w:space="0" w:color="auto"/>
        <w:bottom w:val="none" w:sz="0" w:space="0" w:color="auto"/>
        <w:right w:val="none" w:sz="0" w:space="0" w:color="auto"/>
      </w:divBdr>
    </w:div>
    <w:div w:id="1098256856">
      <w:bodyDiv w:val="1"/>
      <w:marLeft w:val="0"/>
      <w:marRight w:val="0"/>
      <w:marTop w:val="0"/>
      <w:marBottom w:val="0"/>
      <w:divBdr>
        <w:top w:val="none" w:sz="0" w:space="0" w:color="auto"/>
        <w:left w:val="none" w:sz="0" w:space="0" w:color="auto"/>
        <w:bottom w:val="none" w:sz="0" w:space="0" w:color="auto"/>
        <w:right w:val="none" w:sz="0" w:space="0" w:color="auto"/>
      </w:divBdr>
    </w:div>
    <w:div w:id="1103182488">
      <w:bodyDiv w:val="1"/>
      <w:marLeft w:val="0"/>
      <w:marRight w:val="0"/>
      <w:marTop w:val="0"/>
      <w:marBottom w:val="0"/>
      <w:divBdr>
        <w:top w:val="none" w:sz="0" w:space="0" w:color="auto"/>
        <w:left w:val="none" w:sz="0" w:space="0" w:color="auto"/>
        <w:bottom w:val="none" w:sz="0" w:space="0" w:color="auto"/>
        <w:right w:val="none" w:sz="0" w:space="0" w:color="auto"/>
      </w:divBdr>
    </w:div>
    <w:div w:id="1104880079">
      <w:bodyDiv w:val="1"/>
      <w:marLeft w:val="0"/>
      <w:marRight w:val="0"/>
      <w:marTop w:val="0"/>
      <w:marBottom w:val="0"/>
      <w:divBdr>
        <w:top w:val="none" w:sz="0" w:space="0" w:color="auto"/>
        <w:left w:val="none" w:sz="0" w:space="0" w:color="auto"/>
        <w:bottom w:val="none" w:sz="0" w:space="0" w:color="auto"/>
        <w:right w:val="none" w:sz="0" w:space="0" w:color="auto"/>
      </w:divBdr>
      <w:divsChild>
        <w:div w:id="6568655">
          <w:marLeft w:val="0"/>
          <w:marRight w:val="0"/>
          <w:marTop w:val="0"/>
          <w:marBottom w:val="0"/>
          <w:divBdr>
            <w:top w:val="none" w:sz="0" w:space="0" w:color="auto"/>
            <w:left w:val="none" w:sz="0" w:space="0" w:color="auto"/>
            <w:bottom w:val="none" w:sz="0" w:space="0" w:color="auto"/>
            <w:right w:val="none" w:sz="0" w:space="0" w:color="auto"/>
          </w:divBdr>
        </w:div>
        <w:div w:id="894001812">
          <w:marLeft w:val="0"/>
          <w:marRight w:val="0"/>
          <w:marTop w:val="0"/>
          <w:marBottom w:val="0"/>
          <w:divBdr>
            <w:top w:val="none" w:sz="0" w:space="0" w:color="auto"/>
            <w:left w:val="none" w:sz="0" w:space="0" w:color="auto"/>
            <w:bottom w:val="none" w:sz="0" w:space="0" w:color="auto"/>
            <w:right w:val="none" w:sz="0" w:space="0" w:color="auto"/>
          </w:divBdr>
        </w:div>
        <w:div w:id="2031442742">
          <w:marLeft w:val="0"/>
          <w:marRight w:val="0"/>
          <w:marTop w:val="0"/>
          <w:marBottom w:val="0"/>
          <w:divBdr>
            <w:top w:val="none" w:sz="0" w:space="0" w:color="auto"/>
            <w:left w:val="none" w:sz="0" w:space="0" w:color="auto"/>
            <w:bottom w:val="none" w:sz="0" w:space="0" w:color="auto"/>
            <w:right w:val="none" w:sz="0" w:space="0" w:color="auto"/>
          </w:divBdr>
        </w:div>
        <w:div w:id="1424104018">
          <w:marLeft w:val="0"/>
          <w:marRight w:val="0"/>
          <w:marTop w:val="0"/>
          <w:marBottom w:val="0"/>
          <w:divBdr>
            <w:top w:val="none" w:sz="0" w:space="0" w:color="auto"/>
            <w:left w:val="none" w:sz="0" w:space="0" w:color="auto"/>
            <w:bottom w:val="none" w:sz="0" w:space="0" w:color="auto"/>
            <w:right w:val="none" w:sz="0" w:space="0" w:color="auto"/>
          </w:divBdr>
        </w:div>
        <w:div w:id="1218517017">
          <w:marLeft w:val="0"/>
          <w:marRight w:val="0"/>
          <w:marTop w:val="0"/>
          <w:marBottom w:val="0"/>
          <w:divBdr>
            <w:top w:val="none" w:sz="0" w:space="0" w:color="auto"/>
            <w:left w:val="none" w:sz="0" w:space="0" w:color="auto"/>
            <w:bottom w:val="none" w:sz="0" w:space="0" w:color="auto"/>
            <w:right w:val="none" w:sz="0" w:space="0" w:color="auto"/>
          </w:divBdr>
        </w:div>
        <w:div w:id="91322746">
          <w:marLeft w:val="0"/>
          <w:marRight w:val="0"/>
          <w:marTop w:val="0"/>
          <w:marBottom w:val="0"/>
          <w:divBdr>
            <w:top w:val="none" w:sz="0" w:space="0" w:color="auto"/>
            <w:left w:val="none" w:sz="0" w:space="0" w:color="auto"/>
            <w:bottom w:val="none" w:sz="0" w:space="0" w:color="auto"/>
            <w:right w:val="none" w:sz="0" w:space="0" w:color="auto"/>
          </w:divBdr>
        </w:div>
        <w:div w:id="1485851005">
          <w:marLeft w:val="0"/>
          <w:marRight w:val="0"/>
          <w:marTop w:val="0"/>
          <w:marBottom w:val="0"/>
          <w:divBdr>
            <w:top w:val="none" w:sz="0" w:space="0" w:color="auto"/>
            <w:left w:val="none" w:sz="0" w:space="0" w:color="auto"/>
            <w:bottom w:val="none" w:sz="0" w:space="0" w:color="auto"/>
            <w:right w:val="none" w:sz="0" w:space="0" w:color="auto"/>
          </w:divBdr>
        </w:div>
      </w:divsChild>
    </w:div>
    <w:div w:id="1110323937">
      <w:bodyDiv w:val="1"/>
      <w:marLeft w:val="0"/>
      <w:marRight w:val="0"/>
      <w:marTop w:val="0"/>
      <w:marBottom w:val="0"/>
      <w:divBdr>
        <w:top w:val="none" w:sz="0" w:space="0" w:color="auto"/>
        <w:left w:val="none" w:sz="0" w:space="0" w:color="auto"/>
        <w:bottom w:val="none" w:sz="0" w:space="0" w:color="auto"/>
        <w:right w:val="none" w:sz="0" w:space="0" w:color="auto"/>
      </w:divBdr>
      <w:divsChild>
        <w:div w:id="576016137">
          <w:marLeft w:val="0"/>
          <w:marRight w:val="0"/>
          <w:marTop w:val="0"/>
          <w:marBottom w:val="0"/>
          <w:divBdr>
            <w:top w:val="none" w:sz="0" w:space="0" w:color="auto"/>
            <w:left w:val="none" w:sz="0" w:space="0" w:color="auto"/>
            <w:bottom w:val="none" w:sz="0" w:space="0" w:color="auto"/>
            <w:right w:val="none" w:sz="0" w:space="0" w:color="auto"/>
          </w:divBdr>
        </w:div>
        <w:div w:id="748623187">
          <w:marLeft w:val="0"/>
          <w:marRight w:val="0"/>
          <w:marTop w:val="0"/>
          <w:marBottom w:val="0"/>
          <w:divBdr>
            <w:top w:val="none" w:sz="0" w:space="0" w:color="auto"/>
            <w:left w:val="none" w:sz="0" w:space="0" w:color="auto"/>
            <w:bottom w:val="none" w:sz="0" w:space="0" w:color="auto"/>
            <w:right w:val="none" w:sz="0" w:space="0" w:color="auto"/>
          </w:divBdr>
        </w:div>
        <w:div w:id="596523778">
          <w:marLeft w:val="0"/>
          <w:marRight w:val="0"/>
          <w:marTop w:val="0"/>
          <w:marBottom w:val="0"/>
          <w:divBdr>
            <w:top w:val="none" w:sz="0" w:space="0" w:color="auto"/>
            <w:left w:val="none" w:sz="0" w:space="0" w:color="auto"/>
            <w:bottom w:val="none" w:sz="0" w:space="0" w:color="auto"/>
            <w:right w:val="none" w:sz="0" w:space="0" w:color="auto"/>
          </w:divBdr>
        </w:div>
        <w:div w:id="1111629501">
          <w:marLeft w:val="0"/>
          <w:marRight w:val="0"/>
          <w:marTop w:val="0"/>
          <w:marBottom w:val="0"/>
          <w:divBdr>
            <w:top w:val="none" w:sz="0" w:space="0" w:color="auto"/>
            <w:left w:val="none" w:sz="0" w:space="0" w:color="auto"/>
            <w:bottom w:val="none" w:sz="0" w:space="0" w:color="auto"/>
            <w:right w:val="none" w:sz="0" w:space="0" w:color="auto"/>
          </w:divBdr>
        </w:div>
        <w:div w:id="966551181">
          <w:marLeft w:val="0"/>
          <w:marRight w:val="0"/>
          <w:marTop w:val="0"/>
          <w:marBottom w:val="0"/>
          <w:divBdr>
            <w:top w:val="none" w:sz="0" w:space="0" w:color="auto"/>
            <w:left w:val="none" w:sz="0" w:space="0" w:color="auto"/>
            <w:bottom w:val="none" w:sz="0" w:space="0" w:color="auto"/>
            <w:right w:val="none" w:sz="0" w:space="0" w:color="auto"/>
          </w:divBdr>
        </w:div>
        <w:div w:id="1755587322">
          <w:marLeft w:val="0"/>
          <w:marRight w:val="0"/>
          <w:marTop w:val="0"/>
          <w:marBottom w:val="0"/>
          <w:divBdr>
            <w:top w:val="none" w:sz="0" w:space="0" w:color="auto"/>
            <w:left w:val="none" w:sz="0" w:space="0" w:color="auto"/>
            <w:bottom w:val="none" w:sz="0" w:space="0" w:color="auto"/>
            <w:right w:val="none" w:sz="0" w:space="0" w:color="auto"/>
          </w:divBdr>
        </w:div>
        <w:div w:id="1796870470">
          <w:marLeft w:val="0"/>
          <w:marRight w:val="0"/>
          <w:marTop w:val="0"/>
          <w:marBottom w:val="0"/>
          <w:divBdr>
            <w:top w:val="none" w:sz="0" w:space="0" w:color="auto"/>
            <w:left w:val="none" w:sz="0" w:space="0" w:color="auto"/>
            <w:bottom w:val="none" w:sz="0" w:space="0" w:color="auto"/>
            <w:right w:val="none" w:sz="0" w:space="0" w:color="auto"/>
          </w:divBdr>
        </w:div>
      </w:divsChild>
    </w:div>
    <w:div w:id="1153065644">
      <w:bodyDiv w:val="1"/>
      <w:marLeft w:val="0"/>
      <w:marRight w:val="0"/>
      <w:marTop w:val="0"/>
      <w:marBottom w:val="0"/>
      <w:divBdr>
        <w:top w:val="none" w:sz="0" w:space="0" w:color="auto"/>
        <w:left w:val="none" w:sz="0" w:space="0" w:color="auto"/>
        <w:bottom w:val="none" w:sz="0" w:space="0" w:color="auto"/>
        <w:right w:val="none" w:sz="0" w:space="0" w:color="auto"/>
      </w:divBdr>
    </w:div>
    <w:div w:id="1190025172">
      <w:bodyDiv w:val="1"/>
      <w:marLeft w:val="0"/>
      <w:marRight w:val="0"/>
      <w:marTop w:val="0"/>
      <w:marBottom w:val="0"/>
      <w:divBdr>
        <w:top w:val="none" w:sz="0" w:space="0" w:color="auto"/>
        <w:left w:val="none" w:sz="0" w:space="0" w:color="auto"/>
        <w:bottom w:val="none" w:sz="0" w:space="0" w:color="auto"/>
        <w:right w:val="none" w:sz="0" w:space="0" w:color="auto"/>
      </w:divBdr>
    </w:div>
    <w:div w:id="1306156712">
      <w:bodyDiv w:val="1"/>
      <w:marLeft w:val="0"/>
      <w:marRight w:val="0"/>
      <w:marTop w:val="0"/>
      <w:marBottom w:val="0"/>
      <w:divBdr>
        <w:top w:val="none" w:sz="0" w:space="0" w:color="auto"/>
        <w:left w:val="none" w:sz="0" w:space="0" w:color="auto"/>
        <w:bottom w:val="none" w:sz="0" w:space="0" w:color="auto"/>
        <w:right w:val="none" w:sz="0" w:space="0" w:color="auto"/>
      </w:divBdr>
      <w:divsChild>
        <w:div w:id="1889757504">
          <w:marLeft w:val="0"/>
          <w:marRight w:val="0"/>
          <w:marTop w:val="0"/>
          <w:marBottom w:val="0"/>
          <w:divBdr>
            <w:top w:val="none" w:sz="0" w:space="0" w:color="auto"/>
            <w:left w:val="none" w:sz="0" w:space="0" w:color="auto"/>
            <w:bottom w:val="none" w:sz="0" w:space="0" w:color="auto"/>
            <w:right w:val="none" w:sz="0" w:space="0" w:color="auto"/>
          </w:divBdr>
        </w:div>
        <w:div w:id="1751384188">
          <w:marLeft w:val="0"/>
          <w:marRight w:val="0"/>
          <w:marTop w:val="0"/>
          <w:marBottom w:val="0"/>
          <w:divBdr>
            <w:top w:val="none" w:sz="0" w:space="0" w:color="auto"/>
            <w:left w:val="none" w:sz="0" w:space="0" w:color="auto"/>
            <w:bottom w:val="none" w:sz="0" w:space="0" w:color="auto"/>
            <w:right w:val="none" w:sz="0" w:space="0" w:color="auto"/>
          </w:divBdr>
        </w:div>
        <w:div w:id="416906554">
          <w:marLeft w:val="0"/>
          <w:marRight w:val="0"/>
          <w:marTop w:val="0"/>
          <w:marBottom w:val="0"/>
          <w:divBdr>
            <w:top w:val="none" w:sz="0" w:space="0" w:color="auto"/>
            <w:left w:val="none" w:sz="0" w:space="0" w:color="auto"/>
            <w:bottom w:val="none" w:sz="0" w:space="0" w:color="auto"/>
            <w:right w:val="none" w:sz="0" w:space="0" w:color="auto"/>
          </w:divBdr>
        </w:div>
      </w:divsChild>
    </w:div>
    <w:div w:id="1353065433">
      <w:bodyDiv w:val="1"/>
      <w:marLeft w:val="0"/>
      <w:marRight w:val="0"/>
      <w:marTop w:val="0"/>
      <w:marBottom w:val="0"/>
      <w:divBdr>
        <w:top w:val="none" w:sz="0" w:space="0" w:color="auto"/>
        <w:left w:val="none" w:sz="0" w:space="0" w:color="auto"/>
        <w:bottom w:val="none" w:sz="0" w:space="0" w:color="auto"/>
        <w:right w:val="none" w:sz="0" w:space="0" w:color="auto"/>
      </w:divBdr>
    </w:div>
    <w:div w:id="1391152572">
      <w:bodyDiv w:val="1"/>
      <w:marLeft w:val="0"/>
      <w:marRight w:val="0"/>
      <w:marTop w:val="0"/>
      <w:marBottom w:val="0"/>
      <w:divBdr>
        <w:top w:val="none" w:sz="0" w:space="0" w:color="auto"/>
        <w:left w:val="none" w:sz="0" w:space="0" w:color="auto"/>
        <w:bottom w:val="none" w:sz="0" w:space="0" w:color="auto"/>
        <w:right w:val="none" w:sz="0" w:space="0" w:color="auto"/>
      </w:divBdr>
    </w:div>
    <w:div w:id="1466660784">
      <w:bodyDiv w:val="1"/>
      <w:marLeft w:val="0"/>
      <w:marRight w:val="0"/>
      <w:marTop w:val="0"/>
      <w:marBottom w:val="0"/>
      <w:divBdr>
        <w:top w:val="none" w:sz="0" w:space="0" w:color="auto"/>
        <w:left w:val="none" w:sz="0" w:space="0" w:color="auto"/>
        <w:bottom w:val="none" w:sz="0" w:space="0" w:color="auto"/>
        <w:right w:val="none" w:sz="0" w:space="0" w:color="auto"/>
      </w:divBdr>
    </w:div>
    <w:div w:id="1505512299">
      <w:bodyDiv w:val="1"/>
      <w:marLeft w:val="0"/>
      <w:marRight w:val="0"/>
      <w:marTop w:val="0"/>
      <w:marBottom w:val="0"/>
      <w:divBdr>
        <w:top w:val="none" w:sz="0" w:space="0" w:color="auto"/>
        <w:left w:val="none" w:sz="0" w:space="0" w:color="auto"/>
        <w:bottom w:val="none" w:sz="0" w:space="0" w:color="auto"/>
        <w:right w:val="none" w:sz="0" w:space="0" w:color="auto"/>
      </w:divBdr>
    </w:div>
    <w:div w:id="1590969058">
      <w:bodyDiv w:val="1"/>
      <w:marLeft w:val="0"/>
      <w:marRight w:val="0"/>
      <w:marTop w:val="0"/>
      <w:marBottom w:val="0"/>
      <w:divBdr>
        <w:top w:val="none" w:sz="0" w:space="0" w:color="auto"/>
        <w:left w:val="none" w:sz="0" w:space="0" w:color="auto"/>
        <w:bottom w:val="none" w:sz="0" w:space="0" w:color="auto"/>
        <w:right w:val="none" w:sz="0" w:space="0" w:color="auto"/>
      </w:divBdr>
    </w:div>
    <w:div w:id="1645162899">
      <w:bodyDiv w:val="1"/>
      <w:marLeft w:val="0"/>
      <w:marRight w:val="0"/>
      <w:marTop w:val="0"/>
      <w:marBottom w:val="0"/>
      <w:divBdr>
        <w:top w:val="none" w:sz="0" w:space="0" w:color="auto"/>
        <w:left w:val="none" w:sz="0" w:space="0" w:color="auto"/>
        <w:bottom w:val="none" w:sz="0" w:space="0" w:color="auto"/>
        <w:right w:val="none" w:sz="0" w:space="0" w:color="auto"/>
      </w:divBdr>
    </w:div>
    <w:div w:id="1763061281">
      <w:bodyDiv w:val="1"/>
      <w:marLeft w:val="0"/>
      <w:marRight w:val="0"/>
      <w:marTop w:val="0"/>
      <w:marBottom w:val="0"/>
      <w:divBdr>
        <w:top w:val="none" w:sz="0" w:space="0" w:color="auto"/>
        <w:left w:val="none" w:sz="0" w:space="0" w:color="auto"/>
        <w:bottom w:val="none" w:sz="0" w:space="0" w:color="auto"/>
        <w:right w:val="none" w:sz="0" w:space="0" w:color="auto"/>
      </w:divBdr>
    </w:div>
    <w:div w:id="1766264734">
      <w:bodyDiv w:val="1"/>
      <w:marLeft w:val="0"/>
      <w:marRight w:val="0"/>
      <w:marTop w:val="0"/>
      <w:marBottom w:val="0"/>
      <w:divBdr>
        <w:top w:val="none" w:sz="0" w:space="0" w:color="auto"/>
        <w:left w:val="none" w:sz="0" w:space="0" w:color="auto"/>
        <w:bottom w:val="none" w:sz="0" w:space="0" w:color="auto"/>
        <w:right w:val="none" w:sz="0" w:space="0" w:color="auto"/>
      </w:divBdr>
    </w:div>
    <w:div w:id="1800807268">
      <w:bodyDiv w:val="1"/>
      <w:marLeft w:val="0"/>
      <w:marRight w:val="0"/>
      <w:marTop w:val="0"/>
      <w:marBottom w:val="0"/>
      <w:divBdr>
        <w:top w:val="none" w:sz="0" w:space="0" w:color="auto"/>
        <w:left w:val="none" w:sz="0" w:space="0" w:color="auto"/>
        <w:bottom w:val="none" w:sz="0" w:space="0" w:color="auto"/>
        <w:right w:val="none" w:sz="0" w:space="0" w:color="auto"/>
      </w:divBdr>
    </w:div>
    <w:div w:id="1901940854">
      <w:bodyDiv w:val="1"/>
      <w:marLeft w:val="0"/>
      <w:marRight w:val="0"/>
      <w:marTop w:val="0"/>
      <w:marBottom w:val="0"/>
      <w:divBdr>
        <w:top w:val="none" w:sz="0" w:space="0" w:color="auto"/>
        <w:left w:val="none" w:sz="0" w:space="0" w:color="auto"/>
        <w:bottom w:val="none" w:sz="0" w:space="0" w:color="auto"/>
        <w:right w:val="none" w:sz="0" w:space="0" w:color="auto"/>
      </w:divBdr>
    </w:div>
    <w:div w:id="1941716244">
      <w:bodyDiv w:val="1"/>
      <w:marLeft w:val="0"/>
      <w:marRight w:val="0"/>
      <w:marTop w:val="0"/>
      <w:marBottom w:val="0"/>
      <w:divBdr>
        <w:top w:val="none" w:sz="0" w:space="0" w:color="auto"/>
        <w:left w:val="none" w:sz="0" w:space="0" w:color="auto"/>
        <w:bottom w:val="none" w:sz="0" w:space="0" w:color="auto"/>
        <w:right w:val="none" w:sz="0" w:space="0" w:color="auto"/>
      </w:divBdr>
    </w:div>
    <w:div w:id="2012026811">
      <w:bodyDiv w:val="1"/>
      <w:marLeft w:val="0"/>
      <w:marRight w:val="0"/>
      <w:marTop w:val="0"/>
      <w:marBottom w:val="0"/>
      <w:divBdr>
        <w:top w:val="none" w:sz="0" w:space="0" w:color="auto"/>
        <w:left w:val="none" w:sz="0" w:space="0" w:color="auto"/>
        <w:bottom w:val="none" w:sz="0" w:space="0" w:color="auto"/>
        <w:right w:val="none" w:sz="0" w:space="0" w:color="auto"/>
      </w:divBdr>
    </w:div>
    <w:div w:id="2022000367">
      <w:bodyDiv w:val="1"/>
      <w:marLeft w:val="0"/>
      <w:marRight w:val="0"/>
      <w:marTop w:val="0"/>
      <w:marBottom w:val="0"/>
      <w:divBdr>
        <w:top w:val="none" w:sz="0" w:space="0" w:color="auto"/>
        <w:left w:val="none" w:sz="0" w:space="0" w:color="auto"/>
        <w:bottom w:val="none" w:sz="0" w:space="0" w:color="auto"/>
        <w:right w:val="none" w:sz="0" w:space="0" w:color="auto"/>
      </w:divBdr>
    </w:div>
    <w:div w:id="2039231186">
      <w:bodyDiv w:val="1"/>
      <w:marLeft w:val="0"/>
      <w:marRight w:val="0"/>
      <w:marTop w:val="0"/>
      <w:marBottom w:val="0"/>
      <w:divBdr>
        <w:top w:val="none" w:sz="0" w:space="0" w:color="auto"/>
        <w:left w:val="none" w:sz="0" w:space="0" w:color="auto"/>
        <w:bottom w:val="none" w:sz="0" w:space="0" w:color="auto"/>
        <w:right w:val="none" w:sz="0" w:space="0" w:color="auto"/>
      </w:divBdr>
    </w:div>
    <w:div w:id="207816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ml/datasets/default+of+credit+card+cli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Group project report for partial fulfillment of the course.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BA4259BFA8A294F8ED95DCD90590678" ma:contentTypeVersion="9" ma:contentTypeDescription="Create a new document." ma:contentTypeScope="" ma:versionID="03ed07768ebd3722ca00b0ad8855a45d">
  <xsd:schema xmlns:xsd="http://www.w3.org/2001/XMLSchema" xmlns:xs="http://www.w3.org/2001/XMLSchema" xmlns:p="http://schemas.microsoft.com/office/2006/metadata/properties" xmlns:ns3="50cbdeb6-3e47-41db-b20f-1e3f48bdb82a" targetNamespace="http://schemas.microsoft.com/office/2006/metadata/properties" ma:root="true" ma:fieldsID="27004cd82856bd6b0adaf2db957725f5" ns3:_="">
    <xsd:import namespace="50cbdeb6-3e47-41db-b20f-1e3f48bdb82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bdeb6-3e47-41db-b20f-1e3f48bdb8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4F528-E313-4CB0-9252-0EF6CAE40ACB}">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50cbdeb6-3e47-41db-b20f-1e3f48bdb82a"/>
    <ds:schemaRef ds:uri="http://purl.org/dc/elements/1.1/"/>
    <ds:schemaRef ds:uri="http://www.w3.org/XML/1998/namespace"/>
    <ds:schemaRef ds:uri="http://purl.org/dc/dcmitype/"/>
  </ds:schemaRefs>
</ds:datastoreItem>
</file>

<file path=customXml/itemProps3.xml><?xml version="1.0" encoding="utf-8"?>
<ds:datastoreItem xmlns:ds="http://schemas.openxmlformats.org/officeDocument/2006/customXml" ds:itemID="{7251543E-032B-4084-B45D-1E318471F1FD}">
  <ds:schemaRefs>
    <ds:schemaRef ds:uri="http://schemas.microsoft.com/sharepoint/v3/contenttype/forms"/>
  </ds:schemaRefs>
</ds:datastoreItem>
</file>

<file path=customXml/itemProps4.xml><?xml version="1.0" encoding="utf-8"?>
<ds:datastoreItem xmlns:ds="http://schemas.openxmlformats.org/officeDocument/2006/customXml" ds:itemID="{7C8F5858-5E75-4A7A-A06B-01C0149CEC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bdeb6-3e47-41db-b20f-1e3f48bdb8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AA56414-DC11-468E-9A9F-8568CF4B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44</Pages>
  <Words>11663</Words>
  <Characters>66481</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Predicting Bank Loan Default</vt:lpstr>
    </vt:vector>
  </TitlesOfParts>
  <Company>The University of Texas at San Antonio</Company>
  <LinksUpToDate>false</LinksUpToDate>
  <CharactersWithSpaces>77989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Bank Loan Default</dc:title>
  <dc:subject>Instructor: Prof. Keying Ye</dc:subject>
  <dc:creator>Ambassador Negash, Cambrey Sullivan, Kevin Sablan and Roxanne Salinas</dc:creator>
  <cp:keywords/>
  <dc:description/>
  <cp:lastModifiedBy>Cambrey Sullivan</cp:lastModifiedBy>
  <cp:revision>7</cp:revision>
  <dcterms:created xsi:type="dcterms:W3CDTF">2019-12-07T22:01:00Z</dcterms:created>
  <dcterms:modified xsi:type="dcterms:W3CDTF">2019-12-07T22:10:00Z</dcterms:modified>
  <cp:category>Advanced Statistical Learning and Data Mining- Fall,2019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0x0101008BA4259BFA8A294F8ED95DCD90590678</vt:lpwstr>
  </property>
</Properties>
</file>